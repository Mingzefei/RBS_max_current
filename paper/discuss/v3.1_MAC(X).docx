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BEB19" w14:textId="77777777" w:rsidR="00274127" w:rsidRDefault="00665A25">
      <w:pPr>
        <w:pStyle w:val="af"/>
      </w:pPr>
      <w:r>
        <w:t>Maximum Allowable Current Determination of Arbitrary Reconfigurable Battery Systems By Using a Directed Graph Model Combined with Greedy Algorithm</w:t>
      </w:r>
    </w:p>
    <w:p w14:paraId="7126F7FE" w14:textId="77777777" w:rsidR="00274127" w:rsidRDefault="00665A25">
      <w:pPr>
        <w:ind w:firstLine="480"/>
      </w:pPr>
      <w:r>
        <w:t>3057761608</w:t>
      </w:r>
    </w:p>
    <w:p w14:paraId="7F04CA46" w14:textId="77777777" w:rsidR="00274127" w:rsidRDefault="00665A25">
      <w:pPr>
        <w:ind w:firstLine="480"/>
      </w:pPr>
      <w:r>
        <w:t>Abstract</w:t>
      </w:r>
    </w:p>
    <w:p w14:paraId="75D0DB22" w14:textId="71C76CEE" w:rsidR="00274127" w:rsidRDefault="00665A25">
      <w:pPr>
        <w:pStyle w:val="Abstract"/>
        <w:ind w:left="960" w:right="960"/>
      </w:pPr>
      <w:r>
        <w:t xml:space="preserve">Reconfigurable Battery Systems (RBSs) present a promising alternative to traditional battery systems due to their flexible and dynamically changeable topological structure subjected to battery charging and discharging strategies. During the operation of the RBS, the Maximum Allowable Current (MAC) is a critical indicator to guide the system’s reconfiguring control, ensuring safety and reliability. In this paper, we propose a calculation method for the MAC of </w:t>
      </w:r>
      <w:ins w:id="0" w:author="Phia" w:date="2023-06-27T23:29:00Z">
        <w:r w:rsidR="009E1B56">
          <w:rPr>
            <w:rFonts w:hint="eastAsia"/>
            <w:lang w:eastAsia="zh-CN"/>
          </w:rPr>
          <w:t>a</w:t>
        </w:r>
        <w:r w:rsidR="009E1B56">
          <w:t>rbitrary</w:t>
        </w:r>
      </w:ins>
      <w:del w:id="1" w:author="Phia" w:date="2023-06-27T23:29:00Z">
        <w:r w:rsidDel="009E1B56">
          <w:delText>an</w:delText>
        </w:r>
      </w:del>
      <w:r>
        <w:t xml:space="preserve"> RBS using a greedy algorithm in conjunction with a directed graph model of the RBS. By employing the directed graph model, the greedy algorithm guides the RBS to establish parallel connections among batteries, aiming to maximize the system’s output current while ensuring that none of the batteries are overloaded or short-circuited. The effectiveness of this method is validated on a novel and complex RBS structure. The results demonstrate the </w:t>
      </w:r>
      <w:del w:id="2" w:author="Phia" w:date="2023-06-27T23:31:00Z">
        <w:r w:rsidDel="009E1B56">
          <w:delText xml:space="preserve">viability </w:delText>
        </w:r>
      </w:del>
      <w:ins w:id="3" w:author="Phia" w:date="2023-06-27T23:31:00Z">
        <w:r w:rsidR="009E1B56">
          <w:t>effective</w:t>
        </w:r>
        <w:r w:rsidR="007D77A3">
          <w:t>ne</w:t>
        </w:r>
        <w:r w:rsidR="009E1B56">
          <w:t xml:space="preserve">ss </w:t>
        </w:r>
      </w:ins>
      <w:r>
        <w:t>of this method and its potential in facilitating next-generation RBS designs and applications, including battery isolation.</w:t>
      </w:r>
    </w:p>
    <w:p w14:paraId="6873A35B" w14:textId="77777777" w:rsidR="00274127" w:rsidRDefault="00665A25">
      <w:pPr>
        <w:pStyle w:val="Abstract"/>
        <w:ind w:left="960" w:right="960"/>
      </w:pPr>
      <w:r>
        <w:t>keywords: Reconfigurable Battery System, Maximum Allowable Current, Directed Graph Model , Greedy Algorithm</w:t>
      </w:r>
    </w:p>
    <w:p w14:paraId="374ECB93" w14:textId="77777777" w:rsidR="00274127" w:rsidRDefault="00665A25">
      <w:pPr>
        <w:pStyle w:val="1"/>
      </w:pPr>
      <w:bookmarkStart w:id="4" w:name="introduction"/>
      <w:r>
        <w:t>1</w:t>
      </w:r>
      <w:r>
        <w:tab/>
        <w:t>Introduction</w:t>
      </w:r>
    </w:p>
    <w:p w14:paraId="64E4A75C" w14:textId="77777777" w:rsidR="00274127" w:rsidRDefault="00665A25">
      <w:pPr>
        <w:ind w:firstLine="480"/>
      </w:pPr>
      <w:r>
        <w:t xml:space="preserve">Battery Energy Storage Systems (BESSs) are extensively employed in various applications, such as wind power plants and space power systems, to store and release high-quality electrical energy [1]–[5]. Typically, a BESS consists of numerous batteries interconnected by series-parallel circuitry to provide the required capacity storage. However, traditional BESSs, in which the batteries are connected in a fixed topology, exhibit a significant weakness in their worst battery due to the so-called cask effect. Moreover, if this worst battery fails during operation, it can exacerbate the degradation of other batteries with a high possibility, leading to reliability and safety issues [6]–[8]. These problems have become significant </w:t>
      </w:r>
      <w:r>
        <w:lastRenderedPageBreak/>
        <w:t>technical barriers in the development of new-generation space vehicles and urgently need to be addressed [9].</w:t>
      </w:r>
    </w:p>
    <w:p w14:paraId="32F54FE9" w14:textId="6B1959D2" w:rsidR="00274127" w:rsidRDefault="00665A25">
      <w:pPr>
        <w:ind w:firstLine="480"/>
      </w:pPr>
      <w:r>
        <w:t>Reconfigurable Battery System (RBS), which can dynamically switch to different circuit topology configurations as required, is expected to solve the above problems[10]. The ability of switching circuit helps to isolate unhealthy batteries, and thereby improve the safety and reliability of the battery system. Fig.</w:t>
      </w:r>
      <w:hyperlink w:anchor="fig:stru-Visairo">
        <w:r>
          <w:t>1</w:t>
        </w:r>
      </w:hyperlink>
      <w:r w:rsidR="00DA1D23">
        <w:t>a</w:t>
      </w:r>
      <w:r>
        <w:t xml:space="preserve"> shows a typical RBS structure developed by Visairo [11] for dynamically adjusting the output voltage and current. In this structure, the batteries can be connected not only in series when the switches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closed (Fig.</w:t>
      </w:r>
      <w:hyperlink w:anchor="fig:stru-Visairo-serial">
        <w:r w:rsidR="00DA1D23">
          <w:t>1b</w:t>
        </w:r>
      </w:hyperlink>
      <w:r>
        <w:t xml:space="preserve">), but also in parallel when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closed (Fig.</w:t>
      </w:r>
      <w:hyperlink w:anchor="fig:stru-Visairo-parallel">
        <w:r w:rsidR="00DA1D23">
          <w:t>1c</w:t>
        </w:r>
      </w:hyperlink>
      <w:r>
        <w:t xml:space="preserve">). Furthermore, when an unhealthy battery, for instance the orange one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in Fig.</w:t>
      </w:r>
      <w:hyperlink w:anchor="fig:stru-Visairo-isolate">
        <w:r w:rsidR="00DA1D23">
          <w:t>1d</w:t>
        </w:r>
      </w:hyperlink>
      <w:r>
        <w:t xml:space="preserve">, appears in the RBS, it can be isolated by opening its two adjacent switches (i.e.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ensuring the system still remains a reliable working mode.</w:t>
      </w:r>
    </w:p>
    <w:p w14:paraId="24B6E060" w14:textId="6981B4AA" w:rsidR="00DC1CE8" w:rsidRPr="00DC1CE8" w:rsidRDefault="00DC1CE8" w:rsidP="00DC1CE8">
      <w:pPr>
        <w:ind w:firstLineChars="0" w:firstLine="0"/>
        <w:jc w:val="center"/>
      </w:pPr>
      <w:r>
        <w:rPr>
          <w:noProof/>
        </w:rPr>
        <w:drawing>
          <wp:inline distT="0" distB="0" distL="0" distR="0" wp14:anchorId="2FFCDD10" wp14:editId="2E4A2131">
            <wp:extent cx="4176979" cy="2849112"/>
            <wp:effectExtent l="0" t="0" r="0" b="8890"/>
            <wp:docPr id="758724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4996" name=""/>
                    <pic:cNvPicPr/>
                  </pic:nvPicPr>
                  <pic:blipFill>
                    <a:blip r:embed="rId7"/>
                    <a:stretch>
                      <a:fillRect/>
                    </a:stretch>
                  </pic:blipFill>
                  <pic:spPr>
                    <a:xfrm>
                      <a:off x="0" y="0"/>
                      <a:ext cx="4188446" cy="2856933"/>
                    </a:xfrm>
                    <a:prstGeom prst="rect">
                      <a:avLst/>
                    </a:prstGeom>
                  </pic:spPr>
                </pic:pic>
              </a:graphicData>
            </a:graphic>
          </wp:inline>
        </w:drawing>
      </w:r>
    </w:p>
    <w:p w14:paraId="0B0F2237" w14:textId="77777777" w:rsidR="00274127" w:rsidRDefault="00665A25">
      <w:pPr>
        <w:ind w:firstLine="480"/>
      </w:pPr>
      <w:r>
        <w:t xml:space="preserve">Figure 1: (a) The RBS structure proposed by Visairo[11], with all batteries in (b) series connection, (c) parallel connection, and (d) battery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isolated. </w:t>
      </w:r>
    </w:p>
    <w:p w14:paraId="5EA0441D" w14:textId="77777777" w:rsidR="00274127" w:rsidRDefault="00665A25">
      <w:pPr>
        <w:ind w:firstLine="480"/>
      </w:pPr>
      <w:r>
        <w:t xml:space="preserve">The complex connection structure between batteries and switches in the RBS provides flexibility but also introduces challenges in design and operational control. Unlike traditional BESSs with fixed outputs, the RBS output must be dynamically adjusted by controlling switch states to meet external load requirements. This necessitates additional, time-consuming output performance analysis during design and corresponding control strategies. An incorrect switch control strategy may cause battery short-circuiting or overload, risking the entire system. The Maximum Allowable Current (MAC), an RBS performance indicator, can guide designers in addressing this issue. MAC is defined as the maximum RBS output current that ensures each </w:t>
      </w:r>
      <w:r>
        <w:lastRenderedPageBreak/>
        <w:t>battery’s current remains within a safe range. Therefore, it provides a benchmark for RBS output current, protecting individual batteries and identifying overall system output limits during operation. Despite its importance, no method currently exists for automatically evaluating MAC for RBSs. In particular, when one or more random cells are isolated, there is still no method to determine the MAC of the remaining RBS in time to assist the system in adjusting the control strategy timely. A universal and automatical method for calculating RBS MAC is urgently needed for practical applications. In this study, a directed graph model and greedy algorithm are employed to determine the MAC of RBS and the corresponding control strategy, effectively calculating the MAC for RBSs with arbitrary structures, including scenarios with isolated batteries.</w:t>
      </w:r>
    </w:p>
    <w:p w14:paraId="4561E5DA" w14:textId="77777777" w:rsidR="00274127" w:rsidRDefault="00665A25">
      <w:pPr>
        <w:ind w:firstLine="480"/>
      </w:pPr>
      <w:r>
        <w:t>The remainder of this paper is organized as follows: Section II presents the framework and details of the proposed directed graph model and the greedy algorithm. Section III demonstrated a case study of using the proposed method to determine the MAC of a novel and complex structure. The calculation results and scenarios such as batteries isolation also are discussed. Finally, the concluding remarks are drawn in Section IV.</w:t>
      </w:r>
    </w:p>
    <w:p w14:paraId="57BBA373" w14:textId="77777777" w:rsidR="00274127" w:rsidRDefault="00665A25">
      <w:pPr>
        <w:pStyle w:val="1"/>
      </w:pPr>
      <w:bookmarkStart w:id="5" w:name="methodology"/>
      <w:bookmarkEnd w:id="4"/>
      <w:r>
        <w:t>2</w:t>
      </w:r>
      <w:r>
        <w:tab/>
        <w:t>Methodology</w:t>
      </w:r>
    </w:p>
    <w:p w14:paraId="547A6903" w14:textId="05715F76" w:rsidR="00274127" w:rsidRDefault="00665A25">
      <w:pPr>
        <w:ind w:firstLine="480"/>
      </w:pPr>
      <w:r>
        <w:t xml:space="preserve">The central principle of this method is to make the batteries in RBS connected in </w:t>
      </w:r>
      <w:del w:id="6" w:author="Phia" w:date="2023-06-27T23:36:00Z">
        <w:r w:rsidDel="005D5C77">
          <w:delText xml:space="preserve">series </w:delText>
        </w:r>
      </w:del>
      <w:ins w:id="7" w:author="Phia" w:date="2023-06-27T23:36:00Z">
        <w:r w:rsidR="005D5C77">
          <w:t xml:space="preserve">parallel </w:t>
        </w:r>
      </w:ins>
      <w:r>
        <w:t>as much as possible, thereby maximizing the output current of the RBS. To universally and automatically achieve this, the overall process is divided into four steps, as shown in Fig.</w:t>
      </w:r>
      <w:hyperlink w:anchor="fig:main">
        <w:r w:rsidR="00E36179">
          <w:t>2a</w:t>
        </w:r>
      </w:hyperlink>
      <w:r>
        <w:t xml:space="preserve">. Firstly, a directed graph model is established for subsequent computing, which not only contains the connected relationships between batteries and switches, but also retains the performance parameters of the batteries. Subsequently, based on the equivalent circuit, the MAC problem is transformed into specific objective functions and constraints. Then, the shortest paths (SPs, where additional batteries and switches on the path are penalized as distance) for the batteries are obtained using the Dijkstra algorithm to guide the batteries in the RBS connect in </w:t>
      </w:r>
      <w:del w:id="8" w:author="Phia" w:date="2023-06-27T23:38:00Z">
        <w:r w:rsidDel="006E5772">
          <w:delText>series</w:delText>
        </w:r>
      </w:del>
      <w:ins w:id="9" w:author="Phia" w:date="2023-06-27T23:38:00Z">
        <w:r w:rsidR="006E5772">
          <w:t>parallel</w:t>
        </w:r>
      </w:ins>
      <w:r>
        <w:t>. Finally, a greedy algorithm is employed to organize the switches, allowing the batteries to connect via their SPs while satisfying the constraints, resulting in the MAC of the RBS.</w:t>
      </w:r>
    </w:p>
    <w:p w14:paraId="4B0608B5" w14:textId="4188DD8C" w:rsidR="00DC1CE8" w:rsidRDefault="00DC1CE8" w:rsidP="00DC1CE8">
      <w:pPr>
        <w:ind w:firstLineChars="0" w:firstLine="0"/>
        <w:jc w:val="center"/>
      </w:pPr>
      <w:r>
        <w:rPr>
          <w:noProof/>
        </w:rPr>
        <w:lastRenderedPageBreak/>
        <w:drawing>
          <wp:inline distT="0" distB="0" distL="0" distR="0" wp14:anchorId="3AA81CE0" wp14:editId="5E688F1F">
            <wp:extent cx="3094329" cy="2109383"/>
            <wp:effectExtent l="0" t="0" r="0" b="5715"/>
            <wp:docPr id="34" name="Picture"/>
            <wp:cNvGraphicFramePr/>
            <a:graphic xmlns:a="http://schemas.openxmlformats.org/drawingml/2006/main">
              <a:graphicData uri="http://schemas.openxmlformats.org/drawingml/2006/picture">
                <pic:pic xmlns:pic="http://schemas.openxmlformats.org/drawingml/2006/picture">
                  <pic:nvPicPr>
                    <pic:cNvPr id="35" name="Picture" descr="../attachments/main.png"/>
                    <pic:cNvPicPr>
                      <a:picLocks noChangeAspect="1" noChangeArrowheads="1"/>
                    </pic:cNvPicPr>
                  </pic:nvPicPr>
                  <pic:blipFill>
                    <a:blip r:embed="rId8"/>
                    <a:stretch>
                      <a:fillRect/>
                    </a:stretch>
                  </pic:blipFill>
                  <pic:spPr bwMode="auto">
                    <a:xfrm>
                      <a:off x="0" y="0"/>
                      <a:ext cx="3105454" cy="2116967"/>
                    </a:xfrm>
                    <a:prstGeom prst="rect">
                      <a:avLst/>
                    </a:prstGeom>
                    <a:noFill/>
                    <a:ln w="9525">
                      <a:noFill/>
                      <a:headEnd/>
                      <a:tailEnd/>
                    </a:ln>
                  </pic:spPr>
                </pic:pic>
              </a:graphicData>
            </a:graphic>
          </wp:inline>
        </w:drawing>
      </w:r>
    </w:p>
    <w:p w14:paraId="78A0E788" w14:textId="77777777" w:rsidR="00274127" w:rsidRDefault="00665A25">
      <w:pPr>
        <w:ind w:firstLine="480"/>
      </w:pPr>
      <w:r>
        <w:t xml:space="preserve">Figure 2: Diagram of this method, which contains four main steps. </w:t>
      </w:r>
    </w:p>
    <w:p w14:paraId="4FDF469D" w14:textId="77777777" w:rsidR="00274127" w:rsidRDefault="00665A25">
      <w:pPr>
        <w:pStyle w:val="2"/>
      </w:pPr>
      <w:bookmarkStart w:id="10" w:name="directed-graph-model"/>
      <w:r>
        <w:t>2.1</w:t>
      </w:r>
      <w:r>
        <w:tab/>
        <w:t>Directed graph Model</w:t>
      </w:r>
    </w:p>
    <w:p w14:paraId="0377D227" w14:textId="7CF660C8" w:rsidR="00DC1CE8" w:rsidRDefault="00DC1CE8" w:rsidP="00DC1CE8">
      <w:pPr>
        <w:ind w:firstLineChars="0" w:firstLine="0"/>
        <w:jc w:val="center"/>
      </w:pPr>
      <w:r>
        <w:rPr>
          <w:noProof/>
        </w:rPr>
        <w:drawing>
          <wp:inline distT="0" distB="0" distL="0" distR="0" wp14:anchorId="12EBC7B4" wp14:editId="61461509">
            <wp:extent cx="3723436" cy="2658776"/>
            <wp:effectExtent l="0" t="0" r="0" b="8255"/>
            <wp:docPr id="67512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186" name=""/>
                    <pic:cNvPicPr/>
                  </pic:nvPicPr>
                  <pic:blipFill>
                    <a:blip r:embed="rId9"/>
                    <a:stretch>
                      <a:fillRect/>
                    </a:stretch>
                  </pic:blipFill>
                  <pic:spPr>
                    <a:xfrm>
                      <a:off x="0" y="0"/>
                      <a:ext cx="3730375" cy="2663731"/>
                    </a:xfrm>
                    <a:prstGeom prst="rect">
                      <a:avLst/>
                    </a:prstGeom>
                  </pic:spPr>
                </pic:pic>
              </a:graphicData>
            </a:graphic>
          </wp:inline>
        </w:drawing>
      </w:r>
    </w:p>
    <w:p w14:paraId="20145083" w14:textId="3BECB8BC" w:rsidR="00274127" w:rsidRDefault="00665A25">
      <w:pPr>
        <w:ind w:firstLine="480"/>
      </w:pPr>
      <w:r>
        <w:t xml:space="preserve">Figure 3: Directed graph models used in (a) He’s work [12], (b) our previous work , and (c) this paper. (d) The equivalent circuit of a battery in this method. </w:t>
      </w:r>
    </w:p>
    <w:p w14:paraId="46616FA1" w14:textId="690A185B" w:rsidR="00274127" w:rsidRDefault="00665A25">
      <w:pPr>
        <w:ind w:firstLine="480"/>
      </w:pPr>
      <w:r>
        <w:t>He et al. [12] once proposed an abstracted directed graph model for RBS, where the nodes represented the batteries, the edges represented the configuration flexibility, and the weight of each vertex corresponded to the battery voltage ( Fig.</w:t>
      </w:r>
      <w:hyperlink w:anchor="fig:direct-graph-he">
        <w:r w:rsidR="00E36179">
          <w:t>3a</w:t>
        </w:r>
      </w:hyperlink>
      <w:r>
        <w:t>). The model effectively captured all potential system configurations and offered a direct metric for configuration flexibility, but it did not specify the physical implementation of the connectivity between batteries, meaning one graph might have had multiple RBS structures. We previously proposed a novel directed graph model that, in contrast to He’s model, used nodes to represent the connections between batteries and switches, and directed edges to represent batteries and switches (Fig.</w:t>
      </w:r>
      <w:hyperlink w:anchor="fig:direct-graph-xu">
        <w:r w:rsidR="00E36179">
          <w:t>3b</w:t>
        </w:r>
      </w:hyperlink>
      <w:r>
        <w:t xml:space="preserve">), allowing for a one-to-one correspondence between the RBS structure and the directed graph model. This model was able to accurately and comprehensively represent the RBS topological structure but </w:t>
      </w:r>
      <w:r>
        <w:lastRenderedPageBreak/>
        <w:t>could not be used for quantitative MAC calculations due to the lack of consideration for battery and switch performance parameters. To address this, an improved directed graph model is used here based on our original model, adding electromotive force and resistance attributes on the edges based to equivalent circuits (Fig.</w:t>
      </w:r>
      <w:hyperlink w:anchor="fig:direct-graph-my">
        <w:r w:rsidR="00E36179">
          <w:t>3c</w:t>
        </w:r>
      </w:hyperlink>
      <w:r>
        <w:t>). The model also considers the external load as an equivalent resistance and integrate it into the analysis, making it a complete circuit model for later circuit analysis. The following will provide a detailed explanation of the method for equating the components in RBS and constructing the directed graph model.</w:t>
      </w:r>
    </w:p>
    <w:p w14:paraId="23045C9D" w14:textId="0500A23A" w:rsidR="00274127" w:rsidRDefault="00665A25">
      <w:pPr>
        <w:ind w:firstLine="480"/>
      </w:pPr>
      <w:r>
        <w:t>In order to use circuit analysis methods to solve the MAC of the RBS, the components in the RBS are equated to ideal circuit elements. As shown in Fig.</w:t>
      </w:r>
      <w:hyperlink w:anchor="fig:battery_simple">
        <w:r w:rsidR="00E36179">
          <w:t>3d</w:t>
        </w:r>
      </w:hyperlink>
      <w:r>
        <w:t xml:space="preserve">, the battery in the RBS can be represented as a black-box circuit consisting of two resistors (i.e.,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and a capacitor (i.e., </w:t>
      </w:r>
      <m:oMath>
        <m:r>
          <w:rPr>
            <w:rFonts w:ascii="Cambria Math" w:hAnsi="Cambria Math"/>
          </w:rPr>
          <m:t>C</m:t>
        </m:r>
      </m:oMath>
      <w:r>
        <w:t xml:space="preserve">), known as the Thevenin model[13], [14]. With an emphasis on the stable output of the RBS, the capacitor in the Thevenin model can be considered as an open circuit without affecting the steady-state current. Therefore, the battery </w:t>
      </w:r>
      <m:oMath>
        <m:r>
          <w:rPr>
            <w:rFonts w:ascii="Cambria Math" w:hAnsi="Cambria Math"/>
          </w:rPr>
          <m:t>i</m:t>
        </m:r>
      </m:oMath>
      <w:r>
        <w:t xml:space="preserve"> in the RBS can be simplified as the series connection between a constant voltage source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and a resistor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Furthermore, the state of switch </w:t>
      </w:r>
      <m:oMath>
        <m:r>
          <w:rPr>
            <w:rFonts w:ascii="Cambria Math" w:hAnsi="Cambria Math"/>
          </w:rPr>
          <m:t>j</m:t>
        </m:r>
      </m:oMath>
      <w:r>
        <w:t xml:space="preserve"> in the RBS is represented by a binary variable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where 0 is for ON and 1 is for OFF, respectively. When the switch is closed, it can be regarded as a resistor with a very small resistance value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Lastly, the external load is considered as a resistor with a value of </w:t>
      </w:r>
      <m:oMath>
        <m:sSub>
          <m:sSubPr>
            <m:ctrlPr>
              <w:rPr>
                <w:rFonts w:ascii="Cambria Math" w:hAnsi="Cambria Math"/>
              </w:rPr>
            </m:ctrlPr>
          </m:sSubPr>
          <m:e>
            <m:r>
              <w:rPr>
                <w:rFonts w:ascii="Cambria Math" w:hAnsi="Cambria Math"/>
              </w:rPr>
              <m:t>R</m:t>
            </m:r>
          </m:e>
          <m:sub>
            <m:r>
              <w:rPr>
                <w:rFonts w:ascii="Cambria Math" w:hAnsi="Cambria Math"/>
              </w:rPr>
              <m:t>o</m:t>
            </m:r>
          </m:sub>
        </m:sSub>
      </m:oMath>
      <w:r>
        <w:t>.</w:t>
      </w:r>
    </w:p>
    <w:p w14:paraId="7961C6CD" w14:textId="77777777" w:rsidR="00274127" w:rsidRDefault="00665A25">
      <w:pPr>
        <w:ind w:firstLine="480"/>
      </w:pPr>
      <w:r>
        <w:t xml:space="preserve">For a given RBS structure, the directed graph model for the RBS is constructed as a directed graph </w:t>
      </w:r>
      <m:oMath>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 xml:space="preserve"> in such a way that:</w:t>
      </w:r>
    </w:p>
    <w:p w14:paraId="3714A986" w14:textId="77777777" w:rsidR="00274127" w:rsidRDefault="00665A25">
      <w:pPr>
        <w:numPr>
          <w:ilvl w:val="0"/>
          <w:numId w:val="2"/>
        </w:numPr>
        <w:ind w:firstLine="480"/>
      </w:pPr>
      <w:r>
        <w:t xml:space="preserve">Nodes: The nodes in the directed graph correspond to the connection points of components in the actual RBS. Assuming there are a total of </w:t>
      </w:r>
      <m:oMath>
        <m:r>
          <w:rPr>
            <w:rFonts w:ascii="Cambria Math" w:hAnsi="Cambria Math"/>
          </w:rPr>
          <m:t>N</m:t>
        </m:r>
      </m:oMath>
      <w:r>
        <w:t xml:space="preserve"> nodes in the RBS, for the sake of convenience, the anode of the RBS is denoted as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the cathode as </w:t>
      </w:r>
      <m:oMath>
        <m:sSub>
          <m:sSubPr>
            <m:ctrlPr>
              <w:rPr>
                <w:rFonts w:ascii="Cambria Math" w:hAnsi="Cambria Math"/>
              </w:rPr>
            </m:ctrlPr>
          </m:sSubPr>
          <m:e>
            <m:r>
              <w:rPr>
                <w:rFonts w:ascii="Cambria Math" w:hAnsi="Cambria Math"/>
              </w:rPr>
              <m:t>v</m:t>
            </m:r>
          </m:e>
          <m:sub>
            <m:r>
              <w:rPr>
                <w:rFonts w:ascii="Cambria Math" w:hAnsi="Cambria Math"/>
              </w:rPr>
              <m:t>N</m:t>
            </m:r>
          </m:sub>
        </m:sSub>
      </m:oMath>
      <w:r>
        <w:t>.</w:t>
      </w:r>
    </w:p>
    <w:p w14:paraId="2EB847AE" w14:textId="77777777" w:rsidR="00274127" w:rsidRDefault="00665A25">
      <w:pPr>
        <w:numPr>
          <w:ilvl w:val="0"/>
          <w:numId w:val="2"/>
        </w:numPr>
        <w:ind w:firstLine="480"/>
      </w:pPr>
      <w:r>
        <w:t xml:space="preserve">Edges: The edges in the directed graph correspond to the batteries, switches, and external electrical loads in the actual RBS. Therefore, there are three types of directed edges. For a battery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its directed edge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drawn from the cathode to the anode, as the battery only allows current to flow in one direction when in operation. For a switch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since it is allowed to work under bi-directional currents, it is represented by a pair of directed edges with two-way directions. Regarding the external electronic load, as it is connected to the anode and cathode of the RBS, a directed edge from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is used to represent it. In conclusion, for a given RBS structure with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batteries and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switches, the total number of directed edges is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where 1 refers to the external electrical load.</w:t>
      </w:r>
    </w:p>
    <w:p w14:paraId="6EA2BB6B" w14:textId="77777777" w:rsidR="00274127" w:rsidRDefault="00665A25">
      <w:pPr>
        <w:numPr>
          <w:ilvl w:val="0"/>
          <w:numId w:val="2"/>
        </w:numPr>
        <w:ind w:firstLine="480"/>
      </w:pPr>
      <w:r>
        <w:lastRenderedPageBreak/>
        <w:t xml:space="preserve">Edges’ attributes: Each edge is assigned two attributes, voltage difference and resistance, based on the equivalent method mentioned above. The values for the battery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switch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and external loads correspond to </w:t>
      </w:r>
      <m:oMath>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oMath>
      <w:r>
        <w:t xml:space="preserve">,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oMath>
      <w:r>
        <w:t xml:space="preserve">, and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o</m:t>
                </m:r>
              </m:sub>
            </m:sSub>
          </m:e>
        </m:d>
      </m:oMath>
      <w:r>
        <w:t>, respectively.</w:t>
      </w:r>
    </w:p>
    <w:p w14:paraId="73FCF692" w14:textId="77777777" w:rsidR="00274127" w:rsidRDefault="00665A25">
      <w:pPr>
        <w:pStyle w:val="2"/>
      </w:pPr>
      <w:bookmarkStart w:id="11" w:name="constraints-and-objective-function"/>
      <w:bookmarkEnd w:id="10"/>
      <w:r>
        <w:t>2.2</w:t>
      </w:r>
      <w:r>
        <w:tab/>
        <w:t>Constraints and Objective Function</w:t>
      </w:r>
    </w:p>
    <w:p w14:paraId="4A8C453C" w14:textId="77777777" w:rsidR="00274127" w:rsidRDefault="00665A25">
      <w:pPr>
        <w:ind w:firstLine="480"/>
      </w:pPr>
      <w:r>
        <w:t>Based on the definition of MAC, determining the MAC of RBS involves maximizing the RBS output current while ensuring that the currents of all batteries do not exceed the batteries’ maximum allowable current. In this subsection, the constraints and objective function to solve the RBS’s MAC will be established through circuit analysis, based on the previously constructed directed graph model.</w:t>
      </w:r>
    </w:p>
    <w:p w14:paraId="0248F4EE" w14:textId="664241A9" w:rsidR="00274127" w:rsidRDefault="00665A25">
      <w:pPr>
        <w:ind w:firstLine="480"/>
      </w:pPr>
      <w:r>
        <w:t xml:space="preserve">First, the topology in the directed graph model is represented in matrix form </w:t>
      </w:r>
      <m:oMath>
        <m:r>
          <m:rPr>
            <m:sty m:val="b"/>
          </m:rPr>
          <w:rPr>
            <w:rFonts w:ascii="Cambria Math" w:hAnsi="Cambria Math"/>
          </w:rPr>
          <m:t>A</m:t>
        </m:r>
      </m:oMath>
      <w:r>
        <w:t>, known as the incidence matrix , to facilitate circuit analysis. The specific definition of the incidence matrix is shown in Eq.</w:t>
      </w:r>
      <w:hyperlink w:anchor="eq:A">
        <w:r w:rsidR="00E36179">
          <w:t>1</w:t>
        </w:r>
      </w:hyperlink>
      <w:r>
        <w:t>.</w:t>
      </w:r>
    </w:p>
    <w:tbl>
      <w:tblPr>
        <w:tblW w:w="5000" w:type="pct"/>
        <w:tblLook w:val="0000" w:firstRow="0" w:lastRow="0" w:firstColumn="0" w:lastColumn="0" w:noHBand="0" w:noVBand="0"/>
      </w:tblPr>
      <w:tblGrid>
        <w:gridCol w:w="7860"/>
        <w:gridCol w:w="1212"/>
      </w:tblGrid>
      <w:tr w:rsidR="00274127" w14:paraId="5695970A" w14:textId="77777777">
        <w:tc>
          <w:tcPr>
            <w:tcW w:w="0" w:type="auto"/>
          </w:tcPr>
          <w:p w14:paraId="43E8F1AD" w14:textId="77777777" w:rsidR="00274127" w:rsidRDefault="00191884">
            <w:pPr>
              <w:ind w:firstLine="480"/>
              <w:jc w:val="center"/>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kl</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edge </m:t>
                                </m:r>
                                <m:r>
                                  <w:rPr>
                                    <w:rFonts w:ascii="Cambria Math" w:hAnsi="Cambria Math"/>
                                  </w:rPr>
                                  <m:t>l</m:t>
                                </m:r>
                                <m:r>
                                  <m:rPr>
                                    <m:nor/>
                                  </m:rPr>
                                  <m:t xml:space="preserve"> leaves node </m:t>
                                </m:r>
                                <m:r>
                                  <w:rPr>
                                    <w:rFonts w:ascii="Cambria Math" w:hAnsi="Cambria Math"/>
                                  </w:rPr>
                                  <m:t>k</m:t>
                                </m:r>
                                <m:r>
                                  <m:rPr>
                                    <m:sty m:val="p"/>
                                  </m:rPr>
                                  <w:rPr>
                                    <w:rFonts w:ascii="Cambria Math" w:hAnsi="Cambria Math"/>
                                  </w:rPr>
                                  <m:t>,</m:t>
                                </m:r>
                              </m:e>
                            </m:mr>
                            <m:mr>
                              <m:e>
                                <m:r>
                                  <m:rPr>
                                    <m:sty m:val="p"/>
                                  </m:rPr>
                                  <w:rPr>
                                    <w:rFonts w:ascii="Cambria Math" w:hAnsi="Cambria Math"/>
                                  </w:rPr>
                                  <m:t>-</m:t>
                                </m:r>
                                <m:r>
                                  <w:rPr>
                                    <w:rFonts w:ascii="Cambria Math" w:hAnsi="Cambria Math"/>
                                  </w:rPr>
                                  <m:t>1</m:t>
                                </m:r>
                                <m:r>
                                  <m:rPr>
                                    <m:sty m:val="p"/>
                                  </m:rPr>
                                  <w:rPr>
                                    <w:rFonts w:ascii="Cambria Math" w:hAnsi="Cambria Math"/>
                                  </w:rPr>
                                  <m:t>,</m:t>
                                </m:r>
                              </m:e>
                              <m:e>
                                <m:r>
                                  <m:rPr>
                                    <m:nor/>
                                  </m:rPr>
                                  <m:t xml:space="preserve">edge </m:t>
                                </m:r>
                                <m:r>
                                  <w:rPr>
                                    <w:rFonts w:ascii="Cambria Math" w:hAnsi="Cambria Math"/>
                                  </w:rPr>
                                  <m:t>l</m:t>
                                </m:r>
                                <m:r>
                                  <m:rPr>
                                    <m:nor/>
                                  </m:rPr>
                                  <m:t xml:space="preserve"> enters node </m:t>
                                </m:r>
                                <m:r>
                                  <w:rPr>
                                    <w:rFonts w:ascii="Cambria Math" w:hAnsi="Cambria Math"/>
                                  </w:rPr>
                                  <m:t>k</m:t>
                                </m:r>
                                <m:r>
                                  <m:rPr>
                                    <m:sty m:val="p"/>
                                  </m:rPr>
                                  <w:rPr>
                                    <w:rFonts w:ascii="Cambria Math" w:hAnsi="Cambria Math"/>
                                  </w:rPr>
                                  <m:t>,</m:t>
                                </m:r>
                              </m:e>
                            </m:mr>
                            <m:mr>
                              <m:e>
                                <m:r>
                                  <w:rPr>
                                    <w:rFonts w:ascii="Cambria Math" w:hAnsi="Cambria Math"/>
                                  </w:rPr>
                                  <m:t>0</m:t>
                                </m:r>
                                <m:r>
                                  <m:rPr>
                                    <m:sty m:val="p"/>
                                  </m:rPr>
                                  <w:rPr>
                                    <w:rFonts w:ascii="Cambria Math" w:hAnsi="Cambria Math"/>
                                  </w:rPr>
                                  <m:t>,</m:t>
                                </m:r>
                              </m:e>
                              <m:e>
                                <m:r>
                                  <m:rPr>
                                    <m:nor/>
                                  </m:rPr>
                                  <m:t>otherwise</m:t>
                                </m:r>
                                <m:r>
                                  <m:rPr>
                                    <m:sty m:val="p"/>
                                  </m:rPr>
                                  <w:rPr>
                                    <w:rFonts w:ascii="Cambria Math" w:hAnsi="Cambria Math"/>
                                  </w:rPr>
                                  <m:t>.</m:t>
                                </m:r>
                              </m:e>
                            </m:mr>
                          </m:m>
                        </m:e>
                      </m:d>
                    </m:e>
                  </m:mr>
                </m:m>
              </m:oMath>
            </m:oMathPara>
          </w:p>
        </w:tc>
        <w:tc>
          <w:tcPr>
            <w:tcW w:w="0" w:type="auto"/>
            <w:vAlign w:val="center"/>
          </w:tcPr>
          <w:p w14:paraId="5A8C61ED"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43D04196" w14:textId="77777777" w:rsidR="00274127" w:rsidRDefault="00665A25">
      <w:pPr>
        <w:ind w:firstLine="480"/>
      </w:pPr>
      <w:r>
        <w:t xml:space="preserve">For a directed graph consisting of </w:t>
      </w:r>
      <m:oMath>
        <m:r>
          <w:rPr>
            <w:rFonts w:ascii="Cambria Math" w:hAnsi="Cambria Math"/>
          </w:rPr>
          <m:t>N</m:t>
        </m:r>
      </m:oMath>
      <w:r>
        <w:t xml:space="preserve"> nodes and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directed edges, its incidence matrix </w:t>
      </w:r>
      <m:oMath>
        <m:r>
          <m:rPr>
            <m:sty m:val="b"/>
          </m:rPr>
          <w:rPr>
            <w:rFonts w:ascii="Cambria Math" w:hAnsi="Cambria Math"/>
          </w:rPr>
          <m:t>A</m:t>
        </m:r>
      </m:oMath>
      <w:r>
        <w:t xml:space="preserve"> is an </w:t>
      </w:r>
      <m:oMath>
        <m:r>
          <w:rPr>
            <w:rFonts w:ascii="Cambria Math" w:hAnsi="Cambria Math"/>
          </w:rPr>
          <m:t>N</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oMath>
      <w:r>
        <w:t xml:space="preserve"> matrix. In this matrix, the rows and columns represent the nodes and edges of the directed graph, respectively. By distinguishing the components in the RBS corresponding to each column , </w:t>
      </w:r>
      <m:oMath>
        <m:r>
          <m:rPr>
            <m:sty m:val="b"/>
          </m:rPr>
          <w:rPr>
            <w:rFonts w:ascii="Cambria Math" w:hAnsi="Cambria Math"/>
          </w:rPr>
          <m:t>A</m:t>
        </m:r>
      </m:oMath>
      <w:r>
        <w:t xml:space="preserve"> can be rewritten as:</w:t>
      </w:r>
    </w:p>
    <w:tbl>
      <w:tblPr>
        <w:tblW w:w="5000" w:type="pct"/>
        <w:tblLook w:val="0000" w:firstRow="0" w:lastRow="0" w:firstColumn="0" w:lastColumn="0" w:noHBand="0" w:noVBand="0"/>
      </w:tblPr>
      <w:tblGrid>
        <w:gridCol w:w="7277"/>
        <w:gridCol w:w="1795"/>
      </w:tblGrid>
      <w:tr w:rsidR="00274127" w14:paraId="7F229D72" w14:textId="77777777">
        <w:tc>
          <w:tcPr>
            <w:tcW w:w="0" w:type="auto"/>
          </w:tcPr>
          <w:p w14:paraId="2770E100" w14:textId="77777777" w:rsidR="00274127" w:rsidRDefault="00665A25">
            <w:pPr>
              <w:ind w:firstLine="482"/>
              <w:jc w:val="center"/>
            </w:pPr>
            <m:oMathPara>
              <m:oMathParaPr>
                <m:jc m:val="center"/>
              </m:oMathParaPr>
              <m:oMath>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b</m:t>
                              </m:r>
                            </m:sub>
                          </m:sSub>
                        </m:e>
                        <m:e>
                          <m:sSub>
                            <m:sSubPr>
                              <m:ctrlPr>
                                <w:rPr>
                                  <w:rFonts w:ascii="Cambria Math" w:hAnsi="Cambria Math"/>
                                </w:rPr>
                              </m:ctrlPr>
                            </m:sSubPr>
                            <m:e>
                              <m:r>
                                <m:rPr>
                                  <m:sty m:val="b"/>
                                </m:rPr>
                                <w:rPr>
                                  <w:rFonts w:ascii="Cambria Math" w:hAnsi="Cambria Math"/>
                                </w:rPr>
                                <m:t>A</m:t>
                              </m:r>
                            </m:e>
                            <m:sub>
                              <m:r>
                                <w:rPr>
                                  <w:rFonts w:ascii="Cambria Math" w:hAnsi="Cambria Math"/>
                                </w:rPr>
                                <m:t>s</m:t>
                              </m:r>
                            </m:sub>
                          </m:sSub>
                        </m:e>
                        <m:e>
                          <m:sSub>
                            <m:sSubPr>
                              <m:ctrlPr>
                                <w:rPr>
                                  <w:rFonts w:ascii="Cambria Math" w:hAnsi="Cambria Math"/>
                                </w:rPr>
                              </m:ctrlPr>
                            </m:sSubPr>
                            <m:e>
                              <m:r>
                                <m:rPr>
                                  <m:sty m:val="b"/>
                                </m:rPr>
                                <w:rPr>
                                  <w:rFonts w:ascii="Cambria Math" w:hAnsi="Cambria Math"/>
                                </w:rPr>
                                <m:t>A</m:t>
                              </m:r>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307477BF"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6DFF0E0E" w14:textId="71780098"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A</m:t>
            </m:r>
          </m:e>
          <m:sub>
            <m:r>
              <w:rPr>
                <w:rFonts w:ascii="Cambria Math" w:hAnsi="Cambria Math"/>
              </w:rPr>
              <m:t>b</m:t>
            </m:r>
          </m:sub>
        </m:sSub>
      </m:oMath>
      <w:r>
        <w:t xml:space="preserve">, </w:t>
      </w:r>
      <m:oMath>
        <m:sSub>
          <m:sSubPr>
            <m:ctrlPr>
              <w:rPr>
                <w:rFonts w:ascii="Cambria Math" w:hAnsi="Cambria Math"/>
              </w:rPr>
            </m:ctrlPr>
          </m:sSubPr>
          <m:e>
            <m:r>
              <m:rPr>
                <m:sty m:val="b"/>
              </m:rPr>
              <w:rPr>
                <w:rFonts w:ascii="Cambria Math" w:hAnsi="Cambria Math"/>
              </w:rPr>
              <m:t>A</m:t>
            </m:r>
          </m:e>
          <m:sub>
            <m:r>
              <w:rPr>
                <w:rFonts w:ascii="Cambria Math" w:hAnsi="Cambria Math"/>
              </w:rPr>
              <m:t>s</m:t>
            </m:r>
          </m:sub>
        </m:sSub>
      </m:oMath>
      <w:r>
        <w:t xml:space="preserve"> and </w:t>
      </w:r>
      <m:oMath>
        <m:sSub>
          <m:sSubPr>
            <m:ctrlPr>
              <w:rPr>
                <w:rFonts w:ascii="Cambria Math" w:hAnsi="Cambria Math"/>
              </w:rPr>
            </m:ctrlPr>
          </m:sSubPr>
          <m:e>
            <m:r>
              <m:rPr>
                <m:sty m:val="b"/>
              </m:rPr>
              <w:rPr>
                <w:rFonts w:ascii="Cambria Math" w:hAnsi="Cambria Math"/>
              </w:rPr>
              <m:t>A</m:t>
            </m:r>
          </m:e>
          <m:sub>
            <m:r>
              <w:rPr>
                <w:rFonts w:ascii="Cambria Math" w:hAnsi="Cambria Math"/>
              </w:rPr>
              <m:t>o</m:t>
            </m:r>
          </m:sub>
        </m:sSub>
      </m:oMath>
      <w:r>
        <w:t xml:space="preserve"> are the sub-matrices corresponding to the batteries, switches and external electrical load, respectively. To alleviate computational complexity, matrix </w:t>
      </w:r>
      <m:oMath>
        <m:r>
          <m:rPr>
            <m:sty m:val="b"/>
          </m:rPr>
          <w:rPr>
            <w:rFonts w:ascii="Cambria Math" w:hAnsi="Cambria Math"/>
          </w:rPr>
          <m:t>A</m:t>
        </m:r>
      </m:oMath>
      <w:r>
        <w:t xml:space="preserve"> undergoes dimensionality reduction. Since each directed edge has one node to leave and one to enter, the sum of the values in every column of </w:t>
      </w:r>
      <m:oMath>
        <m:r>
          <m:rPr>
            <m:sty m:val="b"/>
          </m:rPr>
          <w:rPr>
            <w:rFonts w:ascii="Cambria Math" w:hAnsi="Cambria Math"/>
          </w:rPr>
          <m:t>A</m:t>
        </m:r>
      </m:oMath>
      <w:r>
        <w:t xml:space="preserve"> is zero. Therefore removing any single one row will not result in a loss of information. Without loss of generality, the last row is removed here. On the other hand, since each switch in the RBS is represented by a pair of directed edges with two-way directions, the two columns corresponding to the switch are mutually opposite. Thus, for the sub-matrix </w:t>
      </w:r>
      <m:oMath>
        <m:sSub>
          <m:sSubPr>
            <m:ctrlPr>
              <w:rPr>
                <w:rFonts w:ascii="Cambria Math" w:hAnsi="Cambria Math"/>
              </w:rPr>
            </m:ctrlPr>
          </m:sSubPr>
          <m:e>
            <m:r>
              <m:rPr>
                <m:sty m:val="b"/>
              </m:rPr>
              <w:rPr>
                <w:rFonts w:ascii="Cambria Math" w:hAnsi="Cambria Math"/>
              </w:rPr>
              <m:t>A</m:t>
            </m:r>
          </m:e>
          <m:sub>
            <m:r>
              <w:rPr>
                <w:rFonts w:ascii="Cambria Math" w:hAnsi="Cambria Math"/>
              </w:rPr>
              <m:t>s</m:t>
            </m:r>
          </m:sub>
        </m:sSub>
      </m:oMath>
      <w:r>
        <w:t xml:space="preserve">, only one column is retained for each pair of columns representing the same switch. As a result, </w:t>
      </w:r>
      <m:oMath>
        <m:r>
          <m:rPr>
            <m:sty m:val="b"/>
          </m:rPr>
          <w:rPr>
            <w:rFonts w:ascii="Cambria Math" w:hAnsi="Cambria Math"/>
          </w:rPr>
          <m:t>A</m:t>
        </m:r>
      </m:oMath>
      <w:r>
        <w:t xml:space="preserve"> can be reduced to a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oMath>
      <w:r>
        <w:t xml:space="preserve"> matrix, denoted as </w:t>
      </w:r>
      <m:oMath>
        <m:acc>
          <m:accPr>
            <m:chr m:val="̃"/>
            <m:ctrlPr>
              <w:rPr>
                <w:rFonts w:ascii="Cambria Math" w:hAnsi="Cambria Math"/>
              </w:rPr>
            </m:ctrlPr>
          </m:accPr>
          <m:e>
            <m:r>
              <m:rPr>
                <m:sty m:val="b"/>
              </m:rPr>
              <w:rPr>
                <w:rFonts w:ascii="Cambria Math" w:hAnsi="Cambria Math"/>
              </w:rPr>
              <m:t>A</m:t>
            </m:r>
          </m:e>
        </m:acc>
      </m:oMath>
      <w:r>
        <w:t>, for further calculation of current and voltage. Similar to Eq.</w:t>
      </w:r>
      <w:hyperlink w:anchor="eq:A_bso">
        <w:r w:rsidR="00E36179">
          <w:t>2</w:t>
        </w:r>
      </w:hyperlink>
      <w:r>
        <w:t xml:space="preserve">, </w:t>
      </w:r>
      <m:oMath>
        <m:acc>
          <m:accPr>
            <m:chr m:val="̃"/>
            <m:ctrlPr>
              <w:rPr>
                <w:rFonts w:ascii="Cambria Math" w:hAnsi="Cambria Math"/>
              </w:rPr>
            </m:ctrlPr>
          </m:accPr>
          <m:e>
            <m:r>
              <m:rPr>
                <m:sty m:val="b"/>
              </m:rPr>
              <w:rPr>
                <w:rFonts w:ascii="Cambria Math" w:hAnsi="Cambria Math"/>
              </w:rPr>
              <m:t>A</m:t>
            </m:r>
          </m:e>
        </m:acc>
      </m:oMath>
      <w:r>
        <w:t xml:space="preserve"> can be rewritten as:</w:t>
      </w:r>
    </w:p>
    <w:tbl>
      <w:tblPr>
        <w:tblW w:w="5000" w:type="pct"/>
        <w:tblLook w:val="0000" w:firstRow="0" w:lastRow="0" w:firstColumn="0" w:lastColumn="0" w:noHBand="0" w:noVBand="0"/>
      </w:tblPr>
      <w:tblGrid>
        <w:gridCol w:w="7277"/>
        <w:gridCol w:w="1795"/>
      </w:tblGrid>
      <w:tr w:rsidR="00274127" w14:paraId="73FCBB99" w14:textId="77777777">
        <w:tc>
          <w:tcPr>
            <w:tcW w:w="0" w:type="auto"/>
          </w:tcPr>
          <w:p w14:paraId="6CCB21CC" w14:textId="77777777" w:rsidR="00274127" w:rsidRDefault="00191884">
            <w:pPr>
              <w:ind w:firstLine="480"/>
              <w:jc w:val="center"/>
            </w:pPr>
            <m:oMathPara>
              <m:oMathParaPr>
                <m:jc m:val="center"/>
              </m:oMathParaPr>
              <m:oMath>
                <m:acc>
                  <m:accPr>
                    <m:chr m:val="̃"/>
                    <m:ctrlPr>
                      <w:rPr>
                        <w:rFonts w:ascii="Cambria Math" w:hAnsi="Cambria Math"/>
                      </w:rPr>
                    </m:ctrlPr>
                  </m:accPr>
                  <m:e>
                    <m:r>
                      <m:rPr>
                        <m:sty m:val="b"/>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e>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Sub>
                        </m:e>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47DC92E8"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3</m:t>
                    </m:r>
                  </m:e>
                </m:d>
              </m:oMath>
            </m:oMathPara>
          </w:p>
        </w:tc>
      </w:tr>
    </w:tbl>
    <w:p w14:paraId="41B5DD4F" w14:textId="77777777" w:rsidR="00274127" w:rsidRDefault="00665A25">
      <w:pPr>
        <w:ind w:firstLine="480"/>
      </w:pPr>
      <w:r>
        <w:t>After obtaining the incidence matrix, the currents of all batteries and output in RBS are determined by solving the circuit equations. According to Kirchhoffs law, we have</w:t>
      </w:r>
    </w:p>
    <w:tbl>
      <w:tblPr>
        <w:tblW w:w="5000" w:type="pct"/>
        <w:tblLook w:val="0000" w:firstRow="0" w:lastRow="0" w:firstColumn="0" w:lastColumn="0" w:noHBand="0" w:noVBand="0"/>
      </w:tblPr>
      <w:tblGrid>
        <w:gridCol w:w="6518"/>
        <w:gridCol w:w="2554"/>
      </w:tblGrid>
      <w:tr w:rsidR="00274127" w14:paraId="0C8598E1" w14:textId="77777777">
        <w:tc>
          <w:tcPr>
            <w:tcW w:w="0" w:type="auto"/>
          </w:tcPr>
          <w:p w14:paraId="78F7FBEF" w14:textId="77777777" w:rsidR="00274127" w:rsidRDefault="00191884">
            <w:pPr>
              <w:ind w:firstLine="480"/>
              <w:jc w:val="center"/>
            </w:pPr>
            <m:oMathPara>
              <m:oMathParaPr>
                <m:jc m:val="center"/>
              </m:oMathParaPr>
              <m:oMath>
                <m:m>
                  <m:mPr>
                    <m:plcHide m:val="1"/>
                    <m:mcs>
                      <m:mc>
                        <m:mcPr>
                          <m:count m:val="1"/>
                          <m:mcJc m:val="right"/>
                        </m:mcPr>
                      </m:mc>
                    </m:mcs>
                    <m:ctrlPr>
                      <w:rPr>
                        <w:rFonts w:ascii="Cambria Math" w:hAnsi="Cambria Math"/>
                      </w:rPr>
                    </m:ctrlPr>
                  </m:mPr>
                  <m:m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A</m:t>
                                    </m:r>
                                  </m:e>
                                </m:acc>
                                <m:r>
                                  <m:rPr>
                                    <m:sty m:val="b"/>
                                  </m:rPr>
                                  <w:rPr>
                                    <w:rFonts w:ascii="Cambria Math" w:hAnsi="Cambria Math"/>
                                  </w:rPr>
                                  <m:t>I</m:t>
                                </m:r>
                                <m:r>
                                  <m:rPr>
                                    <m:sty m:val="p"/>
                                  </m:rPr>
                                  <w:rPr>
                                    <w:rFonts w:ascii="Cambria Math" w:hAnsi="Cambria Math"/>
                                  </w:rPr>
                                  <m:t>=</m:t>
                                </m:r>
                                <m:r>
                                  <m:rPr>
                                    <m:sty m:val="b"/>
                                  </m:rPr>
                                  <w:rPr>
                                    <w:rFonts w:ascii="Cambria Math" w:hAnsi="Cambria Math"/>
                                  </w:rPr>
                                  <m:t>0</m:t>
                                </m:r>
                                <m:r>
                                  <m:rPr>
                                    <m:sty m:val="p"/>
                                  </m:rPr>
                                  <w:rPr>
                                    <w:rFonts w:ascii="Cambria Math" w:hAnsi="Cambria Math"/>
                                  </w:rPr>
                                  <m:t>,</m:t>
                                </m:r>
                              </m:e>
                            </m:mr>
                            <m:mr>
                              <m:e>
                                <m:r>
                                  <m:rPr>
                                    <m:sty m:val="b"/>
                                  </m:rPr>
                                  <w:rPr>
                                    <w:rFonts w:ascii="Cambria Math" w:hAnsi="Cambria Math"/>
                                  </w:rPr>
                                  <m:t>U</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A</m:t>
                                        </m:r>
                                      </m:e>
                                    </m:acc>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U</m:t>
                                    </m:r>
                                  </m:e>
                                  <m:sub>
                                    <m:r>
                                      <w:rPr>
                                        <w:rFonts w:ascii="Cambria Math" w:hAnsi="Cambria Math"/>
                                      </w:rPr>
                                      <m:t>n</m:t>
                                    </m:r>
                                  </m:sub>
                                </m:sSub>
                                <m:r>
                                  <m:rPr>
                                    <m:sty m:val="p"/>
                                  </m:rPr>
                                  <w:rPr>
                                    <w:rFonts w:ascii="Cambria Math" w:hAnsi="Cambria Math"/>
                                  </w:rPr>
                                  <m:t>,</m:t>
                                </m:r>
                              </m:e>
                            </m:mr>
                          </m:m>
                        </m:e>
                      </m:d>
                    </m:e>
                  </m:mr>
                </m:m>
              </m:oMath>
            </m:oMathPara>
          </w:p>
        </w:tc>
        <w:tc>
          <w:tcPr>
            <w:tcW w:w="0" w:type="auto"/>
            <w:vAlign w:val="center"/>
          </w:tcPr>
          <w:p w14:paraId="5C88F0AA"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4</m:t>
                    </m:r>
                  </m:e>
                </m:d>
              </m:oMath>
            </m:oMathPara>
          </w:p>
        </w:tc>
      </w:tr>
    </w:tbl>
    <w:p w14:paraId="7C46B186" w14:textId="77777777" w:rsidR="00274127" w:rsidRDefault="00665A25">
      <w:pPr>
        <w:ind w:firstLine="480"/>
      </w:pPr>
      <w:r>
        <w:t xml:space="preserve">where </w:t>
      </w:r>
      <m:oMath>
        <m:r>
          <m:rPr>
            <m:sty m:val="b"/>
          </m:rPr>
          <w:rPr>
            <w:rFonts w:ascii="Cambria Math" w:hAnsi="Cambria Math"/>
          </w:rPr>
          <m:t>I</m:t>
        </m:r>
      </m:oMath>
      <w:r>
        <w:t xml:space="preserve"> and </w:t>
      </w:r>
      <m:oMath>
        <m:r>
          <m:rPr>
            <m:sty m:val="b"/>
          </m:rPr>
          <w:rPr>
            <w:rFonts w:ascii="Cambria Math" w:hAnsi="Cambria Math"/>
          </w:rPr>
          <m:t>U</m:t>
        </m:r>
      </m:oMath>
      <w:r>
        <w:t xml:space="preserve"> indicate the current and voltage difference arrays of the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edges, respectively;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oMath>
      <w:r>
        <w:t xml:space="preserve"> is the voltage array of the </w:t>
      </w:r>
      <m:oMath>
        <m:r>
          <w:rPr>
            <w:rFonts w:ascii="Cambria Math" w:hAnsi="Cambria Math"/>
          </w:rPr>
          <m:t>N</m:t>
        </m:r>
        <m:r>
          <m:rPr>
            <m:sty m:val="p"/>
          </m:rPr>
          <w:rPr>
            <w:rFonts w:ascii="Cambria Math" w:hAnsi="Cambria Math"/>
          </w:rPr>
          <m:t>-</m:t>
        </m:r>
        <m:r>
          <w:rPr>
            <w:rFonts w:ascii="Cambria Math" w:hAnsi="Cambria Math"/>
          </w:rPr>
          <m:t>1</m:t>
        </m:r>
      </m:oMath>
      <w:r>
        <w:t xml:space="preserve"> nodes. These directed edges are treated as generalized branches and expressed in matrix form as follows</w:t>
      </w:r>
    </w:p>
    <w:tbl>
      <w:tblPr>
        <w:tblW w:w="5000" w:type="pct"/>
        <w:tblLook w:val="0000" w:firstRow="0" w:lastRow="0" w:firstColumn="0" w:lastColumn="0" w:noHBand="0" w:noVBand="0"/>
      </w:tblPr>
      <w:tblGrid>
        <w:gridCol w:w="7406"/>
        <w:gridCol w:w="1666"/>
      </w:tblGrid>
      <w:tr w:rsidR="00274127" w14:paraId="03591A47" w14:textId="77777777">
        <w:tc>
          <w:tcPr>
            <w:tcW w:w="0" w:type="auto"/>
          </w:tcPr>
          <w:p w14:paraId="3F154DF4" w14:textId="77777777" w:rsidR="00274127" w:rsidRDefault="00665A25">
            <w:pPr>
              <w:ind w:firstLine="482"/>
              <w:jc w:val="center"/>
            </w:pPr>
            <m:oMathPara>
              <m:oMathParaPr>
                <m:jc m:val="center"/>
              </m:oMathParaPr>
              <m:oMath>
                <m:r>
                  <m:rPr>
                    <m:sty m:val="b"/>
                  </m:rPr>
                  <w:rPr>
                    <w:rFonts w:ascii="Cambria Math" w:hAnsi="Cambria Math"/>
                  </w:rPr>
                  <m:t>I</m:t>
                </m:r>
                <m:r>
                  <m:rPr>
                    <m:sty m:val="p"/>
                  </m:rPr>
                  <w:rPr>
                    <w:rFonts w:ascii="Cambria Math" w:hAnsi="Cambria Math"/>
                  </w:rPr>
                  <m:t>=</m:t>
                </m:r>
                <m:r>
                  <m:rPr>
                    <m:sty m:val="b"/>
                  </m:rPr>
                  <w:rPr>
                    <w:rFonts w:ascii="Cambria Math" w:hAnsi="Cambria Math"/>
                  </w:rPr>
                  <m:t>YXU</m:t>
                </m:r>
                <m:r>
                  <m:rPr>
                    <m:sty m:val="p"/>
                  </m:rPr>
                  <w:rPr>
                    <w:rFonts w:ascii="Cambria Math" w:hAnsi="Cambria Math"/>
                  </w:rPr>
                  <m:t>-</m:t>
                </m:r>
                <m:r>
                  <m:rPr>
                    <m:sty m:val="b"/>
                  </m:rPr>
                  <w:rPr>
                    <w:rFonts w:ascii="Cambria Math" w:hAnsi="Cambria Math"/>
                  </w:rPr>
                  <m:t>YX</m:t>
                </m:r>
                <m:sSub>
                  <m:sSubPr>
                    <m:ctrlPr>
                      <w:rPr>
                        <w:rFonts w:ascii="Cambria Math" w:hAnsi="Cambria Math"/>
                      </w:rPr>
                    </m:ctrlPr>
                  </m:sSubPr>
                  <m:e>
                    <m:r>
                      <m:rPr>
                        <m:sty m:val="b"/>
                      </m:rP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I</m:t>
                    </m:r>
                  </m:e>
                  <m:sub>
                    <m:r>
                      <w:rPr>
                        <w:rFonts w:ascii="Cambria Math" w:hAnsi="Cambria Math"/>
                      </w:rPr>
                      <m:t>s</m:t>
                    </m:r>
                  </m:sub>
                </m:sSub>
                <m:r>
                  <m:rPr>
                    <m:sty m:val="p"/>
                  </m:rPr>
                  <w:rPr>
                    <w:rFonts w:ascii="Cambria Math" w:hAnsi="Cambria Math"/>
                  </w:rPr>
                  <m:t>,</m:t>
                </m:r>
              </m:oMath>
            </m:oMathPara>
          </w:p>
        </w:tc>
        <w:tc>
          <w:tcPr>
            <w:tcW w:w="0" w:type="auto"/>
            <w:vAlign w:val="center"/>
          </w:tcPr>
          <w:p w14:paraId="2F5C4F40"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5</m:t>
                    </m:r>
                  </m:e>
                </m:d>
              </m:oMath>
            </m:oMathPara>
          </w:p>
        </w:tc>
      </w:tr>
    </w:tbl>
    <w:p w14:paraId="0C51C8F9" w14:textId="07D398D4"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U</m:t>
            </m:r>
          </m:e>
          <m:sub>
            <m:r>
              <w:rPr>
                <w:rFonts w:ascii="Cambria Math" w:hAnsi="Cambria Math"/>
              </w:rPr>
              <m:t>s</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s</m:t>
            </m:r>
          </m:sub>
        </m:sSub>
      </m:oMath>
      <w:r>
        <w:t xml:space="preserve"> denote the source voltage and source current of the generalized branches, respectively. Because all batteries have been equivalent to voltage sources rather than current sources in the previous subsection, all elements of the array </w:t>
      </w:r>
      <m:oMath>
        <m:sSub>
          <m:sSubPr>
            <m:ctrlPr>
              <w:rPr>
                <w:rFonts w:ascii="Cambria Math" w:hAnsi="Cambria Math"/>
              </w:rPr>
            </m:ctrlPr>
          </m:sSubPr>
          <m:e>
            <m:r>
              <m:rPr>
                <m:sty m:val="b"/>
              </m:rPr>
              <w:rPr>
                <w:rFonts w:ascii="Cambria Math" w:hAnsi="Cambria Math"/>
              </w:rPr>
              <m:t>I</m:t>
            </m:r>
          </m:e>
          <m:sub>
            <m:r>
              <w:rPr>
                <w:rFonts w:ascii="Cambria Math" w:hAnsi="Cambria Math"/>
              </w:rPr>
              <m:t>s</m:t>
            </m:r>
          </m:sub>
        </m:sSub>
      </m:oMath>
      <w:r>
        <w:t xml:space="preserve"> are 0, while the elements of the array </w:t>
      </w:r>
      <m:oMath>
        <m:sSub>
          <m:sSubPr>
            <m:ctrlPr>
              <w:rPr>
                <w:rFonts w:ascii="Cambria Math" w:hAnsi="Cambria Math"/>
              </w:rPr>
            </m:ctrlPr>
          </m:sSubPr>
          <m:e>
            <m:r>
              <m:rPr>
                <m:sty m:val="b"/>
              </m:rPr>
              <w:rPr>
                <w:rFonts w:ascii="Cambria Math" w:hAnsi="Cambria Math"/>
              </w:rPr>
              <m:t>U</m:t>
            </m:r>
          </m:e>
          <m:sub>
            <m:r>
              <w:rPr>
                <w:rFonts w:ascii="Cambria Math" w:hAnsi="Cambria Math"/>
              </w:rPr>
              <m:t>s</m:t>
            </m:r>
          </m:sub>
        </m:sSub>
      </m:oMath>
      <w:r>
        <w:t xml:space="preserve"> are equal to the first attribute of the corresponding edges in the directed graph. The </w:t>
      </w:r>
      <m:oMath>
        <m:r>
          <m:rPr>
            <m:sty m:val="b"/>
          </m:rPr>
          <w:rPr>
            <w:rFonts w:ascii="Cambria Math" w:hAnsi="Cambria Math"/>
          </w:rPr>
          <m:t>Y</m:t>
        </m:r>
      </m:oMath>
      <w:r>
        <w:t xml:space="preserve"> in </w:t>
      </w:r>
      <w:hyperlink w:anchor="eq:generalized_branches">
        <w:r w:rsidR="00E36179">
          <w:t>5</w:t>
        </w:r>
      </w:hyperlink>
      <w:r>
        <w:t xml:space="preserve"> is the admittance matrix of the circuit, defined as the inverse of the impedance matrix. That is the elements of the diagonal matrix </w:t>
      </w:r>
      <m:oMath>
        <m:r>
          <m:rPr>
            <m:sty m:val="b"/>
          </m:rPr>
          <w:rPr>
            <w:rFonts w:ascii="Cambria Math" w:hAnsi="Cambria Math"/>
          </w:rPr>
          <m:t>Y</m:t>
        </m:r>
      </m:oMath>
      <w:r>
        <w:t xml:space="preserve"> are equal to the reciprocal of the second attribute of the corresponding edges in the directed graph, and the off-diagonal elements are 0. The </w:t>
      </w:r>
      <m:oMath>
        <m:r>
          <m:rPr>
            <m:sty m:val="b"/>
          </m:rPr>
          <w:rPr>
            <w:rFonts w:ascii="Cambria Math" w:hAnsi="Cambria Math"/>
          </w:rPr>
          <m:t>X</m:t>
        </m:r>
      </m:oMath>
      <w:r>
        <w:t xml:space="preserve"> is the state matrix, which describes whether the RBS batteries and switches are allowed to pass current. It is defined as</w:t>
      </w:r>
    </w:p>
    <w:p w14:paraId="53E5A13F" w14:textId="1E114299" w:rsidR="00DC1CE8" w:rsidRDefault="00DC1CE8" w:rsidP="00DC1CE8">
      <w:pPr>
        <w:ind w:firstLineChars="0" w:firstLine="0"/>
        <w:jc w:val="center"/>
      </w:pPr>
      <w:r>
        <w:rPr>
          <w:noProof/>
        </w:rPr>
        <w:drawing>
          <wp:inline distT="0" distB="0" distL="0" distR="0" wp14:anchorId="173499A3" wp14:editId="529228A5">
            <wp:extent cx="4871923" cy="684174"/>
            <wp:effectExtent l="0" t="0" r="5080" b="1905"/>
            <wp:docPr id="1619201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1301" name=""/>
                    <pic:cNvPicPr/>
                  </pic:nvPicPr>
                  <pic:blipFill>
                    <a:blip r:embed="rId10"/>
                    <a:stretch>
                      <a:fillRect/>
                    </a:stretch>
                  </pic:blipFill>
                  <pic:spPr>
                    <a:xfrm>
                      <a:off x="0" y="0"/>
                      <a:ext cx="4904935" cy="688810"/>
                    </a:xfrm>
                    <a:prstGeom prst="rect">
                      <a:avLst/>
                    </a:prstGeom>
                  </pic:spPr>
                </pic:pic>
              </a:graphicData>
            </a:graphic>
          </wp:inline>
        </w:drawing>
      </w:r>
    </w:p>
    <w:p w14:paraId="3FB1058E" w14:textId="77777777" w:rsidR="00274127" w:rsidRDefault="00665A25">
      <w:pPr>
        <w:ind w:firstLine="480"/>
      </w:pPr>
      <w:r>
        <w:t xml:space="preserve">Where the elements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of the matrix </w:t>
      </w:r>
      <m:oMath>
        <m:sSub>
          <m:sSubPr>
            <m:ctrlPr>
              <w:rPr>
                <w:rFonts w:ascii="Cambria Math" w:hAnsi="Cambria Math"/>
              </w:rPr>
            </m:ctrlPr>
          </m:sSubPr>
          <m:e>
            <m:r>
              <m:rPr>
                <m:sty m:val="b"/>
              </m:rPr>
              <w:rPr>
                <w:rFonts w:ascii="Cambria Math" w:hAnsi="Cambria Math"/>
              </w:rPr>
              <m:t>X</m:t>
            </m:r>
          </m:e>
          <m:sub>
            <m:r>
              <w:rPr>
                <w:rFonts w:ascii="Cambria Math" w:hAnsi="Cambria Math"/>
              </w:rPr>
              <m:t>b</m:t>
            </m:r>
          </m:sub>
        </m:sSub>
      </m:oMath>
      <w:r>
        <w:t xml:space="preserve"> represent whether the battery </w:t>
      </w:r>
      <m:oMath>
        <m:r>
          <w:rPr>
            <w:rFonts w:ascii="Cambria Math" w:hAnsi="Cambria Math"/>
          </w:rPr>
          <m:t>i</m:t>
        </m:r>
      </m:oMath>
      <w:r>
        <w:t xml:space="preserve"> has been removed from the circuit, with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oMath>
      <w:r>
        <w:t xml:space="preserve"> indicating removal and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oMath>
      <w:r>
        <w:t xml:space="preserve"> indicating that it is still available to supply power. When all batteries are health and capable of providing current to the external load, </w:t>
      </w:r>
      <m:oMath>
        <m:sSub>
          <m:sSubPr>
            <m:ctrlPr>
              <w:rPr>
                <w:rFonts w:ascii="Cambria Math" w:hAnsi="Cambria Math"/>
              </w:rPr>
            </m:ctrlPr>
          </m:sSubPr>
          <m:e>
            <m:r>
              <m:rPr>
                <m:sty m:val="b"/>
              </m:rPr>
              <w:rPr>
                <w:rFonts w:ascii="Cambria Math" w:hAnsi="Cambria Math"/>
              </w:rPr>
              <m:t>X</m:t>
            </m:r>
          </m:e>
          <m:sub>
            <m:r>
              <w:rPr>
                <w:rFonts w:ascii="Cambria Math" w:hAnsi="Cambria Math"/>
              </w:rPr>
              <m:t>b</m:t>
            </m:r>
          </m:sub>
        </m:sSub>
      </m:oMath>
      <w:r>
        <w:t xml:space="preserve"> is an identity matrix. The elements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of the matrix </w:t>
      </w:r>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w:r>
        <w:t xml:space="preserve"> represent whether the switch </w:t>
      </w:r>
      <m:oMath>
        <m:r>
          <w:rPr>
            <w:rFonts w:ascii="Cambria Math" w:hAnsi="Cambria Math"/>
          </w:rPr>
          <m:t>j</m:t>
        </m:r>
      </m:oMath>
      <w:r>
        <w:t xml:space="preserve"> is closed, with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1</m:t>
        </m:r>
      </m:oMath>
      <w:r>
        <w:t xml:space="preserve"> indicating closure and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0</m:t>
        </m:r>
      </m:oMath>
      <w:r>
        <w:t xml:space="preserve"> indicating disconnection, which is consistent with the previous subsection.</w:t>
      </w:r>
    </w:p>
    <w:p w14:paraId="052EEA43" w14:textId="0D397199" w:rsidR="00274127" w:rsidRDefault="00665A25">
      <w:pPr>
        <w:ind w:firstLine="480"/>
      </w:pPr>
      <w:r>
        <w:t xml:space="preserve">Theoretically,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the currents of each battery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in the RBS can be determined by solving Eqs.</w:t>
      </w:r>
      <w:hyperlink w:anchor="eq:Kirchhoffs_law">
        <w:r w:rsidR="00E36179">
          <w:t>4</w:t>
        </w:r>
      </w:hyperlink>
      <w:r>
        <w:t xml:space="preserve">, </w:t>
      </w:r>
      <w:hyperlink w:anchor="eq:generalized_branches">
        <w:r w:rsidR="00E36179">
          <w:t>5</w:t>
        </w:r>
      </w:hyperlink>
      <w:r>
        <w:t xml:space="preserve">, and </w:t>
      </w:r>
      <w:hyperlink w:anchor="eq:X">
        <w:r w:rsidR="00E36179">
          <w:t>6</w:t>
        </w:r>
      </w:hyperlink>
      <w:r>
        <w:t xml:space="preserve"> under any given state </w:t>
      </w:r>
      <m:oMath>
        <m:r>
          <m:rPr>
            <m:sty m:val="b"/>
          </m:rPr>
          <w:rPr>
            <w:rFonts w:ascii="Cambria Math" w:hAnsi="Cambria Math"/>
          </w:rPr>
          <m:t>X</m:t>
        </m:r>
      </m:oMath>
      <w:r>
        <w:t xml:space="preserve">. In order to obtain specific constraint conditions and objective functions, it is further assumed that all batteries have the same electromotive force and internal resistance, denoted as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respectively. This allows for the derivation of explicit expressions for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After derivation and simplification,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the currents of each battery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are ultimately represented as Eqs.</w:t>
      </w:r>
      <w:hyperlink w:anchor="eq:I_o">
        <w:r w:rsidR="00E36179">
          <w:t>7</w:t>
        </w:r>
      </w:hyperlink>
      <w:r>
        <w:t xml:space="preserve"> and </w:t>
      </w:r>
      <w:hyperlink w:anchor="eq:I_b">
        <w:r w:rsidR="00E36179">
          <w:t>8</w:t>
        </w:r>
      </w:hyperlink>
      <w:r>
        <w:t>, respectively.</w:t>
      </w:r>
    </w:p>
    <w:tbl>
      <w:tblPr>
        <w:tblW w:w="5000" w:type="pct"/>
        <w:tblLook w:val="0000" w:firstRow="0" w:lastRow="0" w:firstColumn="0" w:lastColumn="0" w:noHBand="0" w:noVBand="0"/>
      </w:tblPr>
      <w:tblGrid>
        <w:gridCol w:w="7869"/>
        <w:gridCol w:w="1203"/>
      </w:tblGrid>
      <w:tr w:rsidR="00274127" w14:paraId="21D5F9A1" w14:textId="77777777">
        <w:tc>
          <w:tcPr>
            <w:tcW w:w="0" w:type="auto"/>
          </w:tcPr>
          <w:p w14:paraId="73DDBF5D" w14:textId="77777777" w:rsidR="00274127" w:rsidRDefault="00191884">
            <w:pPr>
              <w:ind w:firstLine="480"/>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o</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o</m:t>
                        </m:r>
                      </m:sub>
                    </m:sSub>
                    <m:sSub>
                      <m:sSubPr>
                        <m:ctrlPr>
                          <w:rPr>
                            <w:rFonts w:ascii="Cambria Math" w:hAnsi="Cambria Math"/>
                          </w:rPr>
                        </m:ctrlPr>
                      </m:sSubPr>
                      <m:e>
                        <m:r>
                          <w:rPr>
                            <w:rFonts w:ascii="Cambria Math" w:hAnsi="Cambria Math"/>
                          </w:rPr>
                          <m:t>r</m:t>
                        </m:r>
                      </m:e>
                      <m:sub>
                        <m:r>
                          <w:rPr>
                            <w:rFonts w:ascii="Cambria Math" w:hAnsi="Cambria Math"/>
                          </w:rPr>
                          <m:t>b</m:t>
                        </m:r>
                      </m:sub>
                    </m:sSub>
                  </m:den>
                </m:f>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r>
                  <m:rPr>
                    <m:sty m:val="p"/>
                  </m:rPr>
                  <w:rPr>
                    <w:rFonts w:ascii="Cambria Math" w:hAnsi="Cambria Math"/>
                  </w:rPr>
                  <m:t>,</m:t>
                </m:r>
              </m:oMath>
            </m:oMathPara>
          </w:p>
        </w:tc>
        <w:tc>
          <w:tcPr>
            <w:tcW w:w="0" w:type="auto"/>
            <w:vAlign w:val="center"/>
          </w:tcPr>
          <w:p w14:paraId="1D034760"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7</m:t>
                    </m:r>
                  </m:e>
                </m:d>
              </m:oMath>
            </m:oMathPara>
          </w:p>
        </w:tc>
      </w:tr>
      <w:tr w:rsidR="00274127" w14:paraId="392C740E" w14:textId="77777777">
        <w:tc>
          <w:tcPr>
            <w:tcW w:w="0" w:type="auto"/>
          </w:tcPr>
          <w:p w14:paraId="28D66178" w14:textId="77777777" w:rsidR="00274127" w:rsidRDefault="00191884">
            <w:pPr>
              <w:ind w:firstLine="480"/>
              <w:jc w:val="center"/>
            </w:pPr>
            <m:oMathPara>
              <m:oMathParaPr>
                <m:jc m:val="center"/>
              </m:oMathParaP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2</m:t>
                        </m:r>
                      </m:sup>
                    </m:sSubSup>
                  </m:den>
                </m:f>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e>
                </m:d>
                <m:r>
                  <m:rPr>
                    <m:sty m:val="p"/>
                  </m:rPr>
                  <w:rPr>
                    <w:rFonts w:ascii="Cambria Math" w:hAnsi="Cambria Math"/>
                  </w:rPr>
                  <m:t>,</m:t>
                </m:r>
              </m:oMath>
            </m:oMathPara>
          </w:p>
        </w:tc>
        <w:tc>
          <w:tcPr>
            <w:tcW w:w="0" w:type="auto"/>
            <w:vAlign w:val="center"/>
          </w:tcPr>
          <w:p w14:paraId="4365F31D"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8</m:t>
                    </m:r>
                  </m:e>
                </m:d>
              </m:oMath>
            </m:oMathPara>
          </w:p>
        </w:tc>
      </w:tr>
    </w:tbl>
    <w:p w14:paraId="796D12BA" w14:textId="77777777"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U</m:t>
            </m:r>
          </m:e>
          <m:sub>
            <m:r>
              <w:rPr>
                <w:rFonts w:ascii="Cambria Math" w:hAnsi="Cambria Math"/>
              </w:rPr>
              <m:t>b</m:t>
            </m:r>
          </m:sub>
        </m:sSub>
      </m:oMath>
      <w:r>
        <w:t xml:space="preserve"> is a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1</m:t>
        </m:r>
      </m:oMath>
      <w:r>
        <w:t xml:space="preserve"> array with all elements equaling to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oMath>
      <w:r>
        <w:t xml:space="preserve"> is the equivalent admittance matrix of the circuit, defined as</w:t>
      </w:r>
    </w:p>
    <w:tbl>
      <w:tblPr>
        <w:tblW w:w="5000" w:type="pct"/>
        <w:tblLook w:val="0000" w:firstRow="0" w:lastRow="0" w:firstColumn="0" w:lastColumn="0" w:noHBand="0" w:noVBand="0"/>
      </w:tblPr>
      <w:tblGrid>
        <w:gridCol w:w="8126"/>
        <w:gridCol w:w="946"/>
      </w:tblGrid>
      <w:tr w:rsidR="00274127" w14:paraId="37E30A9E" w14:textId="77777777">
        <w:tc>
          <w:tcPr>
            <w:tcW w:w="0" w:type="auto"/>
          </w:tcPr>
          <w:p w14:paraId="68745B02" w14:textId="77777777" w:rsidR="00274127" w:rsidRDefault="00191884">
            <w:pPr>
              <w:ind w:firstLine="480"/>
              <w:jc w:val="center"/>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o</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b</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X</m:t>
                    </m:r>
                  </m:e>
                  <m:sub>
                    <m:r>
                      <w:rPr>
                        <w:rFonts w:ascii="Cambria Math" w:hAnsi="Cambria Math"/>
                      </w:rPr>
                      <m:t>b</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s</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Sub>
                <m:sSub>
                  <m:sSubPr>
                    <m:ctrlPr>
                      <w:rPr>
                        <w:rFonts w:ascii="Cambria Math" w:hAnsi="Cambria Math"/>
                      </w:rPr>
                    </m:ctrlPr>
                  </m:sSubPr>
                  <m:e>
                    <m:r>
                      <m:rPr>
                        <m:sty m:val="b"/>
                      </m:rPr>
                      <w:rPr>
                        <w:rFonts w:ascii="Cambria Math" w:hAnsi="Cambria Math"/>
                      </w:rPr>
                      <m:t>X</m:t>
                    </m:r>
                  </m:e>
                  <m:sub>
                    <m:r>
                      <w:rPr>
                        <w:rFonts w:ascii="Cambria Math" w:hAnsi="Cambria Math"/>
                      </w:rPr>
                      <m:t>s</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up>
                    <m:r>
                      <m:rPr>
                        <m:sty m:val="p"/>
                      </m:rPr>
                      <w:rPr>
                        <w:rFonts w:ascii="Cambria Math" w:hAnsi="Cambria Math"/>
                      </w:rPr>
                      <m:t>T</m:t>
                    </m:r>
                  </m:sup>
                </m:sSubSup>
                <m:r>
                  <m:rPr>
                    <m:sty m:val="p"/>
                  </m:rPr>
                  <w:rPr>
                    <w:rFonts w:ascii="Cambria Math" w:hAnsi="Cambria Math"/>
                  </w:rPr>
                  <m:t>.</m:t>
                </m:r>
              </m:oMath>
            </m:oMathPara>
          </w:p>
        </w:tc>
        <w:tc>
          <w:tcPr>
            <w:tcW w:w="0" w:type="auto"/>
            <w:vAlign w:val="center"/>
          </w:tcPr>
          <w:p w14:paraId="52D45C3A"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9</m:t>
                    </m:r>
                  </m:e>
                </m:d>
              </m:oMath>
            </m:oMathPara>
          </w:p>
        </w:tc>
      </w:tr>
    </w:tbl>
    <w:p w14:paraId="1C1B184E" w14:textId="126B320E" w:rsidR="00274127" w:rsidRDefault="00665A25">
      <w:pPr>
        <w:ind w:firstLine="480"/>
      </w:pPr>
      <w:r>
        <w:t xml:space="preserve">To characterize the current output capacity of the RBS structure under different switching states, an indicator </w:t>
      </w:r>
      <m:oMath>
        <m:r>
          <w:rPr>
            <w:rFonts w:ascii="Cambria Math" w:hAnsi="Cambria Math"/>
          </w:rPr>
          <m:t>η</m:t>
        </m:r>
      </m:oMath>
      <w:r>
        <w:t xml:space="preserve"> is defined by the ratio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oMath>
      <w:r>
        <w:t xml:space="preserve"> shown in Eq.</w:t>
      </w:r>
      <w:hyperlink w:anchor="eq:eta">
        <w:r w:rsidR="00A71180">
          <w:t>10</w:t>
        </w:r>
      </w:hyperlink>
      <w:r>
        <w:t>:</w:t>
      </w:r>
    </w:p>
    <w:tbl>
      <w:tblPr>
        <w:tblW w:w="5000" w:type="pct"/>
        <w:tblLook w:val="0000" w:firstRow="0" w:lastRow="0" w:firstColumn="0" w:lastColumn="0" w:noHBand="0" w:noVBand="0"/>
      </w:tblPr>
      <w:tblGrid>
        <w:gridCol w:w="6299"/>
        <w:gridCol w:w="2773"/>
      </w:tblGrid>
      <w:tr w:rsidR="00274127" w14:paraId="0AD4E3F8" w14:textId="77777777">
        <w:tc>
          <w:tcPr>
            <w:tcW w:w="0" w:type="auto"/>
          </w:tcPr>
          <w:p w14:paraId="5680380F" w14:textId="77777777" w:rsidR="00274127" w:rsidRDefault="00665A25">
            <w:pPr>
              <w:ind w:firstLine="480"/>
              <w:jc w:val="center"/>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o</m:t>
                        </m:r>
                      </m:sub>
                    </m:sSub>
                  </m:num>
                  <m:den>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den>
                </m:f>
                <m:r>
                  <m:rPr>
                    <m:sty m:val="p"/>
                  </m:rPr>
                  <w:rPr>
                    <w:rFonts w:ascii="Cambria Math" w:hAnsi="Cambria Math"/>
                  </w:rPr>
                  <m:t>.</m:t>
                </m:r>
              </m:oMath>
            </m:oMathPara>
          </w:p>
        </w:tc>
        <w:tc>
          <w:tcPr>
            <w:tcW w:w="0" w:type="auto"/>
            <w:vAlign w:val="center"/>
          </w:tcPr>
          <w:p w14:paraId="0FF37B7B"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10</m:t>
                    </m:r>
                  </m:e>
                </m:d>
              </m:oMath>
            </m:oMathPara>
          </w:p>
        </w:tc>
      </w:tr>
    </w:tbl>
    <w:p w14:paraId="243A631C" w14:textId="77777777" w:rsidR="00274127" w:rsidRDefault="00665A25">
      <w:pPr>
        <w:ind w:firstLine="480"/>
      </w:pPr>
      <w:r>
        <w:t>Finally the problem of solving MAC can be formulated as</w:t>
      </w:r>
    </w:p>
    <w:tbl>
      <w:tblPr>
        <w:tblW w:w="5000" w:type="pct"/>
        <w:tblLook w:val="0000" w:firstRow="0" w:lastRow="0" w:firstColumn="0" w:lastColumn="0" w:noHBand="0" w:noVBand="0"/>
      </w:tblPr>
      <w:tblGrid>
        <w:gridCol w:w="6915"/>
        <w:gridCol w:w="2157"/>
      </w:tblGrid>
      <w:tr w:rsidR="00274127" w14:paraId="298DB9DD" w14:textId="77777777">
        <w:tc>
          <w:tcPr>
            <w:tcW w:w="0" w:type="auto"/>
          </w:tcPr>
          <w:p w14:paraId="6EF8DD9F" w14:textId="77777777" w:rsidR="00274127" w:rsidRDefault="00191884">
            <w:pPr>
              <w:ind w:firstLine="480"/>
              <w:jc w:val="cente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rPr>
                        <m:t>max</m:t>
                      </m:r>
                      <m:r>
                        <w:rPr>
                          <w:rFonts w:ascii="Cambria Math" w:hAnsi="Cambria Math"/>
                        </w:rPr>
                        <m:t>η</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s</m:t>
                              </m:r>
                            </m:sub>
                          </m:sSub>
                        </m:e>
                      </m:d>
                    </m:e>
                  </m:mr>
                  <m:mr>
                    <m:e>
                      <m:r>
                        <m:rPr>
                          <m:nor/>
                        </m:rPr>
                        <m:t>s.t.</m:t>
                      </m:r>
                    </m:e>
                    <m:e>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m:t>
                      </m:r>
                    </m:e>
                  </m:mr>
                </m:m>
              </m:oMath>
            </m:oMathPara>
          </w:p>
        </w:tc>
        <w:tc>
          <w:tcPr>
            <w:tcW w:w="0" w:type="auto"/>
            <w:vAlign w:val="center"/>
          </w:tcPr>
          <w:p w14:paraId="5C5AFC4B"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11</m:t>
                    </m:r>
                  </m:e>
                </m:d>
              </m:oMath>
            </m:oMathPara>
          </w:p>
        </w:tc>
      </w:tr>
    </w:tbl>
    <w:p w14:paraId="3D202D59" w14:textId="77777777" w:rsidR="00274127" w:rsidRDefault="00665A25">
      <w:pPr>
        <w:ind w:firstLine="480"/>
      </w:pPr>
      <w:r>
        <w:t xml:space="preserve">where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is the maximum allowable current of the battery.</w:t>
      </w:r>
    </w:p>
    <w:p w14:paraId="167895E9" w14:textId="6C2A4654" w:rsidR="00274127" w:rsidRDefault="00665A25">
      <w:pPr>
        <w:ind w:firstLine="480"/>
      </w:pPr>
      <w:r>
        <w:t xml:space="preserve">However, it is computationally difficult to solve </w:t>
      </w:r>
      <w:hyperlink w:anchor="eq:max_eta">
        <w:r w:rsidR="00A71180">
          <w:t>11</w:t>
        </w:r>
      </w:hyperlink>
      <w:r>
        <w:t xml:space="preserve"> because of the </w:t>
      </w:r>
      <m:oMath>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oMath>
      <w:r>
        <w:t xml:space="preserve">. On one hand, due to the introduction of nonlinear terms by </w:t>
      </w:r>
      <m:oMath>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oMath>
      <w:r>
        <w:t xml:space="preserve">, many effective methods in linear optimization are not suitable for this problem. On the other hand, the rank of </w:t>
      </w:r>
      <m:oMath>
        <m:sSub>
          <m:sSubPr>
            <m:ctrlPr>
              <w:rPr>
                <w:rFonts w:ascii="Cambria Math" w:hAnsi="Cambria Math"/>
              </w:rPr>
            </m:ctrlPr>
          </m:sSubPr>
          <m:e>
            <m:r>
              <w:rPr>
                <w:rFonts w:ascii="Cambria Math" w:hAnsi="Cambria Math"/>
              </w:rPr>
              <m:t>Y</m:t>
            </m:r>
          </m:e>
          <m:sub>
            <m:r>
              <w:rPr>
                <w:rFonts w:ascii="Cambria Math" w:hAnsi="Cambria Math"/>
              </w:rPr>
              <m:t>n</m:t>
            </m:r>
          </m:sub>
        </m:sSub>
      </m:oMath>
      <w:r>
        <w:t xml:space="preserve"> is proportional to the number of batteries and switches, which can be very large for a large RBS system, leading to significant computational burden. Therefore, intelligent algorithms that rely on evolving by iteration may face efficiency issues when dealing with large RBS system. In order to address this issue, the problem should be considered from the perspective of guiding the RBS to reconstruct as many parallel structures as possible. Consequently, a greedy algorithm based on the shortest path is proposed. The detailed implementation process is presented in the following two subsections.</w:t>
      </w:r>
    </w:p>
    <w:p w14:paraId="2B1BD8AC" w14:textId="77777777" w:rsidR="00274127" w:rsidRDefault="00665A25">
      <w:pPr>
        <w:pStyle w:val="2"/>
      </w:pPr>
      <w:bookmarkStart w:id="12" w:name="shortest-path"/>
      <w:bookmarkEnd w:id="11"/>
      <w:r>
        <w:t>2.3</w:t>
      </w:r>
      <w:r>
        <w:tab/>
        <w:t>Shortest Path</w:t>
      </w:r>
    </w:p>
    <w:p w14:paraId="66540DD5" w14:textId="77777777" w:rsidR="00274127" w:rsidRDefault="00665A25">
      <w:pPr>
        <w:ind w:firstLine="480"/>
      </w:pPr>
      <w:r>
        <w:t xml:space="preserve">The path </w:t>
      </w:r>
      <m:oMath>
        <m:r>
          <w:rPr>
            <w:rFonts w:ascii="Cambria Math" w:hAnsi="Cambria Math"/>
          </w:rPr>
          <m:t>p</m:t>
        </m:r>
      </m:oMath>
      <w:r>
        <w:t xml:space="preserve"> used in this method is defined as the complete route that passes through one battery (or a consecutive series of batteries) and closed switches, connecting the anode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to the cathode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of the RBS. By applying a penalty to the series-connected batteries on the path, where additional batteries imply a longer distance, the algorithm encourages the RBS to form parallel structures as much as possible. Meanwhile, to reduce the number of switches controlled during the reconstruction process, a penalty is also applied to the total number of switches on the path, while ensuring the minimum number of batteries. Therefore, the distance </w:t>
      </w:r>
      <m:oMath>
        <m:r>
          <w:rPr>
            <w:rFonts w:ascii="Cambria Math" w:hAnsi="Cambria Math"/>
          </w:rPr>
          <m:t>ω</m:t>
        </m:r>
      </m:oMath>
      <w:r>
        <w:t xml:space="preserve"> of the path </w:t>
      </w:r>
      <m:oMath>
        <m:r>
          <w:rPr>
            <w:rFonts w:ascii="Cambria Math" w:hAnsi="Cambria Math"/>
          </w:rPr>
          <m:t>p</m:t>
        </m:r>
      </m:oMath>
      <w:r>
        <w:t xml:space="preserve"> is defined by the following equation:</w:t>
      </w:r>
    </w:p>
    <w:tbl>
      <w:tblPr>
        <w:tblW w:w="5000" w:type="pct"/>
        <w:tblLook w:val="0000" w:firstRow="0" w:lastRow="0" w:firstColumn="0" w:lastColumn="0" w:noHBand="0" w:noVBand="0"/>
      </w:tblPr>
      <w:tblGrid>
        <w:gridCol w:w="7378"/>
        <w:gridCol w:w="1694"/>
      </w:tblGrid>
      <w:tr w:rsidR="00274127" w14:paraId="2B7FB0D6" w14:textId="77777777">
        <w:tc>
          <w:tcPr>
            <w:tcW w:w="0" w:type="auto"/>
          </w:tcPr>
          <w:p w14:paraId="41A38BEE" w14:textId="77777777" w:rsidR="00274127" w:rsidRDefault="00665A25">
            <w:pPr>
              <w:ind w:firstLine="480"/>
              <w:jc w:val="center"/>
            </w:pPr>
            <m:oMathPara>
              <m:oMathParaPr>
                <m:jc m:val="center"/>
              </m:oMathParaPr>
              <m:oMath>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3A3C045A"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12</m:t>
                    </m:r>
                  </m:e>
                </m:d>
              </m:oMath>
            </m:oMathPara>
          </w:p>
        </w:tc>
      </w:tr>
    </w:tbl>
    <w:p w14:paraId="5CAFC7CC" w14:textId="77777777" w:rsidR="00274127" w:rsidRDefault="00665A25">
      <w:pPr>
        <w:ind w:firstLine="480"/>
      </w:pPr>
      <w:r>
        <w:lastRenderedPageBreak/>
        <w:t xml:space="preserve">where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is the total number of switches in the system; </w:t>
      </w:r>
      <m:oMath>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oMath>
      <w:r>
        <w:t xml:space="preserve"> are number of batteries and switches in the path </w:t>
      </w:r>
      <m:oMath>
        <m:r>
          <w:rPr>
            <w:rFonts w:ascii="Cambria Math" w:hAnsi="Cambria Math"/>
          </w:rPr>
          <m:t>p</m:t>
        </m:r>
      </m:oMath>
      <w:r>
        <w:t xml:space="preserve"> respectively. Moreover, the shortest path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defined as the path with the minimum </w:t>
      </w:r>
      <m:oMath>
        <m:r>
          <w:rPr>
            <w:rFonts w:ascii="Cambria Math" w:hAnsi="Cambria Math"/>
          </w:rPr>
          <m:t>ω</m:t>
        </m:r>
      </m:oMath>
      <w:r>
        <w:t xml:space="preserve"> for battery </w:t>
      </w:r>
      <m:oMath>
        <m:r>
          <w:rPr>
            <w:rFonts w:ascii="Cambria Math" w:hAnsi="Cambria Math"/>
          </w:rPr>
          <m:t>i</m:t>
        </m:r>
      </m:oMath>
      <w:r>
        <w:t>, as shown in the following equation:</w:t>
      </w:r>
    </w:p>
    <w:tbl>
      <w:tblPr>
        <w:tblW w:w="5000" w:type="pct"/>
        <w:tblLook w:val="0000" w:firstRow="0" w:lastRow="0" w:firstColumn="0" w:lastColumn="0" w:noHBand="0" w:noVBand="0"/>
      </w:tblPr>
      <w:tblGrid>
        <w:gridCol w:w="7162"/>
        <w:gridCol w:w="1910"/>
      </w:tblGrid>
      <w:tr w:rsidR="00274127" w14:paraId="1A4537FC" w14:textId="77777777">
        <w:tc>
          <w:tcPr>
            <w:tcW w:w="0" w:type="auto"/>
          </w:tcPr>
          <w:p w14:paraId="5E90D6F1" w14:textId="77777777" w:rsidR="00274127" w:rsidRDefault="00665A25">
            <w:pPr>
              <w:ind w:firstLine="480"/>
              <w:jc w:val="center"/>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argmin</m:t>
                    </m:r>
                  </m:e>
                  <m:sub>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ub>
                </m:sSub>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7592C2B9" w14:textId="77777777" w:rsidR="00274127" w:rsidRDefault="00191884">
            <w:pPr>
              <w:ind w:firstLine="480"/>
              <w:jc w:val="right"/>
            </w:pPr>
            <m:oMathPara>
              <m:oMathParaPr>
                <m:jc m:val="center"/>
              </m:oMathParaPr>
              <m:oMath>
                <m:d>
                  <m:dPr>
                    <m:ctrlPr>
                      <w:rPr>
                        <w:rFonts w:ascii="Cambria Math" w:hAnsi="Cambria Math"/>
                      </w:rPr>
                    </m:ctrlPr>
                  </m:dPr>
                  <m:e>
                    <m:r>
                      <w:rPr>
                        <w:rFonts w:ascii="Cambria Math" w:hAnsi="Cambria Math"/>
                      </w:rPr>
                      <m:t>13</m:t>
                    </m:r>
                  </m:e>
                </m:d>
              </m:oMath>
            </m:oMathPara>
          </w:p>
        </w:tc>
      </w:tr>
    </w:tbl>
    <w:p w14:paraId="6C816CED" w14:textId="77777777" w:rsidR="00274127" w:rsidRDefault="00665A25">
      <w:pPr>
        <w:ind w:firstLine="480"/>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set of all paths from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which pass through the directed edge </w:t>
      </w:r>
      <m:oMath>
        <m:r>
          <w:rPr>
            <w:rFonts w:ascii="Cambria Math" w:hAnsi="Cambria Math"/>
          </w:rPr>
          <m:t>i</m:t>
        </m:r>
      </m:oMath>
      <w:r>
        <w:t>.</w:t>
      </w:r>
    </w:p>
    <w:p w14:paraId="3C3CAAA5" w14:textId="6BC72D71" w:rsidR="00274127" w:rsidRDefault="00665A25">
      <w:pPr>
        <w:ind w:firstLine="480"/>
      </w:pPr>
      <w:r>
        <w:t xml:space="preserve">The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can be solved by the Dijkstra algorithm. The Dijkstra algorithm is a graph search method that finds the shortest path between two given nodes in a weighted graph, efficiently solving the single-source shortest path problem. Assuming that the cathode and anode of battery </w:t>
      </w:r>
      <m:oMath>
        <m:r>
          <w:rPr>
            <w:rFonts w:ascii="Cambria Math" w:hAnsi="Cambria Math"/>
          </w:rPr>
          <m:t>i</m:t>
        </m:r>
      </m:oMath>
      <w:r>
        <w:t xml:space="preserve"> are denoted as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respectively, the path </w:t>
      </w:r>
      <m:oMath>
        <m:r>
          <w:rPr>
            <w:rFonts w:ascii="Cambria Math" w:hAnsi="Cambria Math"/>
          </w:rPr>
          <m:t>p</m:t>
        </m:r>
      </m:oMath>
      <w:r>
        <w:t xml:space="preserve"> of battery </w:t>
      </w:r>
      <m:oMath>
        <m:r>
          <w:rPr>
            <w:rFonts w:ascii="Cambria Math" w:hAnsi="Cambria Math"/>
          </w:rPr>
          <m:t>i</m:t>
        </m:r>
      </m:oMath>
      <w:r>
        <w:t xml:space="preserve"> can be divided into three segments : </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The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is the directed edge corresponding to battery </w:t>
      </w:r>
      <m:oMath>
        <m:r>
          <w:rPr>
            <w:rFonts w:ascii="Cambria Math" w:hAnsi="Cambria Math"/>
          </w:rPr>
          <m:t>i</m:t>
        </m:r>
      </m:oMath>
      <w:r>
        <w:t xml:space="preserve">. With the Dijkstra algorithm, shortest paths for the </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can be calculated under the weights given in Eq.</w:t>
      </w:r>
      <w:hyperlink w:anchor="eq:weight">
        <w:r w:rsidR="00A71180">
          <w:t>13</w:t>
        </w:r>
      </w:hyperlink>
      <w:r>
        <w:t xml:space="preserve">, denoted as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e>
        </m:d>
      </m:oMath>
      <w:r>
        <w:t xml:space="preserve"> and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t xml:space="preserve">, respectively. Finally, the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for battery </w:t>
      </w:r>
      <m:oMath>
        <m:r>
          <w:rPr>
            <w:rFonts w:ascii="Cambria Math" w:hAnsi="Cambria Math"/>
          </w:rPr>
          <m:t>i</m:t>
        </m:r>
      </m:oMath>
      <w:r>
        <w:t xml:space="preserve"> is formed by the complete path with </w:t>
      </w:r>
      <m:oMath>
        <m:r>
          <w:rPr>
            <w:rFonts w:ascii="Cambria Math" w:hAnsi="Cambria Math"/>
          </w:rPr>
          <m:t>SP</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e>
        </m:d>
      </m:oMath>
      <w: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t>.</w:t>
      </w:r>
    </w:p>
    <w:p w14:paraId="7E6B612B" w14:textId="77777777" w:rsidR="00274127" w:rsidRDefault="00665A25">
      <w:pPr>
        <w:pStyle w:val="2"/>
      </w:pPr>
      <w:bookmarkStart w:id="13" w:name="subsec:greedy_solution"/>
      <w:bookmarkEnd w:id="12"/>
      <w:r>
        <w:t>2.4</w:t>
      </w:r>
      <w:r>
        <w:tab/>
        <w:t>Greedy Algorithm</w:t>
      </w:r>
    </w:p>
    <w:p w14:paraId="787B97AB" w14:textId="77777777" w:rsidR="00274127" w:rsidRDefault="00665A25">
      <w:pPr>
        <w:ind w:firstLine="480"/>
      </w:pPr>
      <w:r>
        <w:t>From the perspective of series/parallel connections, integrating more batteries into the circuit through their shortest paths (</w:t>
      </w:r>
      <m:oMath>
        <m:r>
          <w:rPr>
            <w:rFonts w:ascii="Cambria Math" w:hAnsi="Cambria Math"/>
          </w:rPr>
          <m:t>SP</m:t>
        </m:r>
      </m:oMath>
      <w:r>
        <w:t xml:space="preserve">s) results in a larger number of batteries connected in parallel, thereby increasing the total output current of the RBS. However, conflicts may arise between the </w:t>
      </w:r>
      <m:oMath>
        <m:r>
          <w:rPr>
            <w:rFonts w:ascii="Cambria Math" w:hAnsi="Cambria Math"/>
          </w:rPr>
          <m:t>SP</m:t>
        </m:r>
      </m:oMath>
      <w:r>
        <w:t xml:space="preserve">s of different batteries. For instance, the </w:t>
      </w:r>
      <m:oMath>
        <m:r>
          <w:rPr>
            <w:rFonts w:ascii="Cambria Math" w:hAnsi="Cambria Math"/>
          </w:rPr>
          <m:t>SP</m:t>
        </m:r>
      </m:oMath>
      <w:r>
        <w:t xml:space="preserve">s of two batteries might form a short-circuited RBS structure, which is not allowed. To address this issue, a greedy algorithm is employed to incorporate as many </w:t>
      </w:r>
      <m:oMath>
        <m:r>
          <w:rPr>
            <w:rFonts w:ascii="Cambria Math" w:hAnsi="Cambria Math"/>
          </w:rPr>
          <m:t>SP</m:t>
        </m:r>
      </m:oMath>
      <w:r>
        <w:t>s as possible while satisfying the reconstruction requirements.</w:t>
      </w:r>
    </w:p>
    <w:p w14:paraId="38766E70" w14:textId="3FACBD1A" w:rsidR="00274127" w:rsidRDefault="00665A25">
      <w:pPr>
        <w:ind w:firstLine="480"/>
      </w:pPr>
      <w:r>
        <w:t>The algorithm, as illustrated in Fig.</w:t>
      </w:r>
      <w:hyperlink w:anchor="fig:flowchart">
        <w:r w:rsidR="00A71180">
          <w:t>4</w:t>
        </w:r>
      </w:hyperlink>
      <w:r>
        <w:t xml:space="preserve">, can be summarized as follows, with the corresponding pseudo-code presented in Algorithm </w:t>
      </w:r>
      <w:hyperlink w:anchor="alg:greedy">
        <w:r w:rsidR="00A71180">
          <w:t>1</w:t>
        </w:r>
      </w:hyperlink>
      <w:r>
        <w:t>. First, the shortest paths (</w:t>
      </w:r>
      <m:oMath>
        <m:r>
          <w:rPr>
            <w:rFonts w:ascii="Cambria Math" w:hAnsi="Cambria Math"/>
          </w:rPr>
          <m:t>SP</m:t>
        </m:r>
      </m:oMath>
      <w:r>
        <w:t>s) are obtained using Eqs.</w:t>
      </w:r>
      <w:hyperlink w:anchor="eq:weight">
        <w:r w:rsidR="00A71180">
          <w:t>13</w:t>
        </w:r>
      </w:hyperlink>
      <w:r>
        <w:t xml:space="preserve"> and </w:t>
      </w:r>
      <w:hyperlink w:anchor="eq:def_sp">
        <w:r w:rsidR="00A71180">
          <w:t>14</w:t>
        </w:r>
      </w:hyperlink>
      <w:r>
        <w:t xml:space="preserve"> in conjunction with Dijkstra Search. Next, the matrix </w:t>
      </w:r>
      <m:oMath>
        <m:r>
          <m:rPr>
            <m:sty m:val="b"/>
          </m:rPr>
          <w:rPr>
            <w:rFonts w:ascii="Cambria Math" w:hAnsi="Cambria Math"/>
          </w:rPr>
          <m:t>A</m:t>
        </m:r>
      </m:oMath>
      <w:r>
        <w:t xml:space="preserve"> is calculated using Eq.</w:t>
      </w:r>
      <w:hyperlink w:anchor="eq:A">
        <w:r w:rsidR="00E36179">
          <w:t>1</w:t>
        </w:r>
      </w:hyperlink>
      <w:r>
        <w:t xml:space="preserve">, and the initial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is set to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The algorithm iteratively checks different combinations of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batteries from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and updates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using a dichotomy method until convergence is reached. For each combination, the algorithm constructs an effective solution if possible, and calculates the currents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using Eqs.</w:t>
      </w:r>
      <w:hyperlink w:anchor="eq:I_o">
        <w:r w:rsidR="00E36179">
          <w:t>7</w:t>
        </w:r>
      </w:hyperlink>
      <w:r>
        <w:t xml:space="preserve"> and </w:t>
      </w:r>
      <w:hyperlink w:anchor="eq:I_b">
        <w:r w:rsidR="00E36179">
          <w:t>8</w:t>
        </w:r>
      </w:hyperlink>
      <w:r>
        <w:t xml:space="preserve">. If the maximum current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is less than or equal to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the </w:t>
      </w:r>
      <m:oMath>
        <m:r>
          <w:rPr>
            <w:rFonts w:ascii="Cambria Math" w:hAnsi="Cambria Math"/>
          </w:rPr>
          <m:t>η</m:t>
        </m:r>
      </m:oMath>
      <w:r>
        <w:t xml:space="preserve"> is calculated using Eq.</w:t>
      </w:r>
      <w:hyperlink w:anchor="eq:eta">
        <w:r w:rsidR="00A71180">
          <w:t>10</w:t>
        </w:r>
      </w:hyperlink>
      <w:r>
        <w:t xml:space="preserve">, and the maximum </w:t>
      </w:r>
      <m:oMath>
        <m:r>
          <w:rPr>
            <w:rFonts w:ascii="Cambria Math" w:hAnsi="Cambria Math"/>
          </w:rPr>
          <m:t>η</m:t>
        </m:r>
      </m:oMath>
      <w:r>
        <w:t xml:space="preserve"> is updated accordingly. Finally, the algorithm outputs the maximum </w:t>
      </w:r>
      <m:oMath>
        <m:r>
          <w:rPr>
            <w:rFonts w:ascii="Cambria Math" w:hAnsi="Cambria Math"/>
          </w:rPr>
          <m:t>η</m:t>
        </m:r>
      </m:oMath>
      <w:r>
        <w:t xml:space="preserve"> once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converges.</w:t>
      </w:r>
    </w:p>
    <w:p w14:paraId="1FAA7C4E" w14:textId="17F94667" w:rsidR="00DC1CE8" w:rsidRDefault="00DC1CE8" w:rsidP="00DC1CE8">
      <w:pPr>
        <w:ind w:firstLineChars="0" w:firstLine="0"/>
        <w:jc w:val="center"/>
      </w:pPr>
      <w:r>
        <w:rPr>
          <w:noProof/>
        </w:rPr>
        <w:lastRenderedPageBreak/>
        <w:drawing>
          <wp:inline distT="0" distB="0" distL="0" distR="0" wp14:anchorId="510E9FBB" wp14:editId="738F1D51">
            <wp:extent cx="5457139" cy="6733595"/>
            <wp:effectExtent l="0" t="0" r="0" b="0"/>
            <wp:docPr id="86893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34654" name=""/>
                    <pic:cNvPicPr/>
                  </pic:nvPicPr>
                  <pic:blipFill>
                    <a:blip r:embed="rId11"/>
                    <a:stretch>
                      <a:fillRect/>
                    </a:stretch>
                  </pic:blipFill>
                  <pic:spPr>
                    <a:xfrm>
                      <a:off x="0" y="0"/>
                      <a:ext cx="5512510" cy="6801918"/>
                    </a:xfrm>
                    <a:prstGeom prst="rect">
                      <a:avLst/>
                    </a:prstGeom>
                  </pic:spPr>
                </pic:pic>
              </a:graphicData>
            </a:graphic>
          </wp:inline>
        </w:drawing>
      </w:r>
    </w:p>
    <w:p w14:paraId="4140033C" w14:textId="4C2E1A0F" w:rsidR="00274127" w:rsidRDefault="00665A25">
      <w:pPr>
        <w:ind w:firstLine="480"/>
      </w:pPr>
      <w:r>
        <w:t>Figure 4: The computational flowchart of the MAC for a given RBS.</w:t>
      </w:r>
    </w:p>
    <w:p w14:paraId="4FC8FF32" w14:textId="77777777" w:rsidR="00274127" w:rsidRDefault="00665A25">
      <w:pPr>
        <w:pStyle w:val="1"/>
      </w:pPr>
      <w:bookmarkStart w:id="14" w:name="case-study"/>
      <w:bookmarkEnd w:id="5"/>
      <w:bookmarkEnd w:id="13"/>
      <w:r>
        <w:t>3</w:t>
      </w:r>
      <w:r>
        <w:tab/>
        <w:t>Case Study</w:t>
      </w:r>
    </w:p>
    <w:p w14:paraId="6CF2F84E" w14:textId="77777777" w:rsidR="00274127" w:rsidRDefault="00665A25">
      <w:pPr>
        <w:pStyle w:val="2"/>
      </w:pPr>
      <w:bookmarkStart w:id="15" w:name="structures"/>
      <w:r>
        <w:t>3.1</w:t>
      </w:r>
      <w:r>
        <w:tab/>
        <w:t>Structures</w:t>
      </w:r>
    </w:p>
    <w:p w14:paraId="31BE9696" w14:textId="7C110E87" w:rsidR="00DC1CE8" w:rsidRDefault="00DC1CE8" w:rsidP="00DC1CE8">
      <w:pPr>
        <w:ind w:firstLineChars="0" w:firstLine="0"/>
        <w:jc w:val="center"/>
      </w:pPr>
      <w:r>
        <w:rPr>
          <w:noProof/>
        </w:rPr>
        <w:lastRenderedPageBreak/>
        <w:drawing>
          <wp:inline distT="0" distB="0" distL="0" distR="0" wp14:anchorId="35673FB7" wp14:editId="20201590">
            <wp:extent cx="4849977" cy="2388100"/>
            <wp:effectExtent l="0" t="0" r="8255" b="0"/>
            <wp:docPr id="32090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3739" name=""/>
                    <pic:cNvPicPr/>
                  </pic:nvPicPr>
                  <pic:blipFill>
                    <a:blip r:embed="rId12"/>
                    <a:stretch>
                      <a:fillRect/>
                    </a:stretch>
                  </pic:blipFill>
                  <pic:spPr>
                    <a:xfrm>
                      <a:off x="0" y="0"/>
                      <a:ext cx="4854511" cy="2390332"/>
                    </a:xfrm>
                    <a:prstGeom prst="rect">
                      <a:avLst/>
                    </a:prstGeom>
                  </pic:spPr>
                </pic:pic>
              </a:graphicData>
            </a:graphic>
          </wp:inline>
        </w:drawing>
      </w:r>
    </w:p>
    <w:p w14:paraId="5E8848B4" w14:textId="54649540" w:rsidR="00274127" w:rsidRDefault="00665A25">
      <w:pPr>
        <w:ind w:firstLine="480"/>
      </w:pPr>
      <w:r>
        <w:t>Figure 5: The 4-battery RBS structures proposed by (a)Lawson[15], (b)Visairo[11] and (c)this paper.</w:t>
      </w:r>
    </w:p>
    <w:p w14:paraId="2D5A0486" w14:textId="536D1D32" w:rsidR="00274127" w:rsidRDefault="00665A25">
      <w:pPr>
        <w:ind w:firstLine="480"/>
      </w:pPr>
      <w:r>
        <w:t>Currently, two types of RBS structures have been proposed by Visairo et al. [11] and Lawson et al. [15], both of which have been applied in practice. The primary goal of Visairo’s structure (Fig.</w:t>
      </w:r>
      <w:hyperlink w:anchor="fig:study-stru-Visairo">
        <w:r w:rsidR="00A71180">
          <w:t>5b</w:t>
        </w:r>
      </w:hyperlink>
      <w:r>
        <w:t>) was to achieve dynamic adjustment of RBS output; however, the isolation of unhealthy batteries was not sufficiently addressed. When batteries need to be isolated in the RBS of Visairo’s structure, the methods for isolating them and the subsequent changes in RBS output warrant further investigation. Lawson et al. conducted research on battery isolation in RBS and specifically designed the structure shown in Fig.</w:t>
      </w:r>
      <w:r w:rsidR="00A71180">
        <w:t>5a</w:t>
      </w:r>
      <w:r>
        <w:t>. This structure has the advantage of easily isolating batteries, but it cannot dynamically adjust the output current of RBS. Based on the structures of Visairo and Lawson, this paper presents a new structure, as shown in Fig.</w:t>
      </w:r>
      <w:r w:rsidR="00A71180">
        <w:t xml:space="preserve"> 5c</w:t>
      </w:r>
      <w:r>
        <w:t>, which combines the advantages of both. By integrating the Visairo RBS structure into the Lawson RBS structure, the new structure not only allows the flexibility to switch the batteries between series, parallel, and mixed series-parallel modes, but also easily enables the isolation of highly degraded batteries from the RBS. And their variations in output current under battery isolation conditions will be studied. This RBS structure will be used to validate the effectiveness of the proposed method for calculating the MAC, and be compared with the Lawson’s and Visairo’s structure to illustrate its advantage on battery isolation.</w:t>
      </w:r>
    </w:p>
    <w:p w14:paraId="716C4811" w14:textId="77777777" w:rsidR="00274127" w:rsidRDefault="00665A25">
      <w:pPr>
        <w:pStyle w:val="2"/>
      </w:pPr>
      <w:bookmarkStart w:id="16" w:name="result"/>
      <w:bookmarkEnd w:id="15"/>
      <w:r>
        <w:t>3.2</w:t>
      </w:r>
      <w:r>
        <w:tab/>
        <w:t>Result</w:t>
      </w:r>
    </w:p>
    <w:p w14:paraId="6215A7A3" w14:textId="221754F4" w:rsidR="00274127" w:rsidRDefault="00665A25">
      <w:pPr>
        <w:ind w:firstLine="480"/>
      </w:pPr>
      <w:r>
        <w:t>As shown in Fig.</w:t>
      </w:r>
      <w:r w:rsidR="00A71180">
        <w:t>5c</w:t>
      </w:r>
      <w:r>
        <w:t>, the new RBS structure consists of 4 batteries and 19 switches. The corresponding directed graph is depicted in Fig.</w:t>
      </w:r>
      <w:r w:rsidR="00A71180">
        <w:t>6a</w:t>
      </w:r>
      <w:r>
        <w:t xml:space="preserve">, which is composed of of a total of 18 nodes and 43 edges. Batteries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are denoted by green directed edges in the graph, while the 19 switches are represented by gray directed edges with bi-directional arrows. The external electrical load is treated as a directed edge from the cathode of the RBS (i.e., node 18) </w:t>
      </w:r>
      <w:r>
        <w:lastRenderedPageBreak/>
        <w:t>to the anode (i.e., node 1), as indicated by the blue directed edge in the graph. Utilizing Eq.</w:t>
      </w:r>
      <w:hyperlink w:anchor="eq:weight">
        <w:r w:rsidR="00A71180">
          <w:t>13</w:t>
        </w:r>
      </w:hyperlink>
      <w:r>
        <w:t xml:space="preserve"> and the Dijkstra algorithm, the </w:t>
      </w:r>
      <m:oMath>
        <m:r>
          <w:rPr>
            <w:rFonts w:ascii="Cambria Math" w:hAnsi="Cambria Math"/>
          </w:rPr>
          <m:t>SP</m:t>
        </m:r>
      </m:oMath>
      <w:r>
        <w:t>s of the four batteries in the RBS structure of Fig.</w:t>
      </w:r>
      <w:r w:rsidR="00A71180">
        <w:t>5c</w:t>
      </w:r>
      <w:r>
        <w:t xml:space="preserve"> are highlighted by red in Figs.</w:t>
      </w:r>
      <w:r w:rsidR="00A71180">
        <w:t>6b-6e</w:t>
      </w:r>
      <w:r>
        <w:t>. Finally, the MAC calculation results of the structure in Fig.</w:t>
      </w:r>
      <w:r w:rsidR="00A71180">
        <w:t>5c</w:t>
      </w:r>
      <w:r>
        <w:t xml:space="preserve"> are shown as Tab.</w:t>
      </w:r>
      <w:hyperlink w:anchor="tab:study-results-my">
        <w:r>
          <w:t>1</w:t>
        </w:r>
      </w:hyperlink>
      <w:r>
        <w:t xml:space="preserve"> and Fig.</w:t>
      </w:r>
      <w:r w:rsidR="00A71180">
        <w:t>6f</w:t>
      </w:r>
      <w:r>
        <w:t xml:space="preserve">, obtained by the greedy algorithm </w:t>
      </w:r>
      <w:hyperlink w:anchor="alg:greedy">
        <w:r w:rsidR="00A71180">
          <w:t>1</w:t>
        </w:r>
      </w:hyperlink>
      <w:r>
        <w:t>. Tab.</w:t>
      </w:r>
      <w:hyperlink w:anchor="tab:study-results-my">
        <w:r>
          <w:t>1</w:t>
        </w:r>
      </w:hyperlink>
      <w:r>
        <w:t xml:space="preserve"> contains the switches states,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battery current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and ratio </w:t>
      </w:r>
      <m:oMath>
        <m:r>
          <w:rPr>
            <w:rFonts w:ascii="Cambria Math" w:hAnsi="Cambria Math"/>
          </w:rPr>
          <m:t>η</m:t>
        </m:r>
      </m:oMath>
      <w:r>
        <w:t xml:space="preserve"> of the RBS structure with all batteries in good health when the RBS output reaches the MAC. Fig.</w:t>
      </w:r>
      <w:r w:rsidR="00A71180">
        <w:t>6f</w:t>
      </w:r>
      <w:r>
        <w:t xml:space="preserve"> presents the corresponding circuit, with the red highlight indicating that current is flowing through the respective branches.</w:t>
      </w:r>
    </w:p>
    <w:p w14:paraId="24C591EC" w14:textId="2EB3016E" w:rsidR="00DC1CE8" w:rsidRDefault="00DC1CE8" w:rsidP="00DC1CE8">
      <w:pPr>
        <w:ind w:firstLineChars="0" w:firstLine="0"/>
        <w:jc w:val="center"/>
      </w:pPr>
      <w:r>
        <w:rPr>
          <w:noProof/>
        </w:rPr>
        <w:drawing>
          <wp:inline distT="0" distB="0" distL="0" distR="0" wp14:anchorId="244AB234" wp14:editId="13307150">
            <wp:extent cx="5589172" cy="4844938"/>
            <wp:effectExtent l="0" t="0" r="0" b="0"/>
            <wp:docPr id="1170271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1391" name=""/>
                    <pic:cNvPicPr/>
                  </pic:nvPicPr>
                  <pic:blipFill>
                    <a:blip r:embed="rId13"/>
                    <a:stretch>
                      <a:fillRect/>
                    </a:stretch>
                  </pic:blipFill>
                  <pic:spPr>
                    <a:xfrm>
                      <a:off x="0" y="0"/>
                      <a:ext cx="5604387" cy="4858127"/>
                    </a:xfrm>
                    <a:prstGeom prst="rect">
                      <a:avLst/>
                    </a:prstGeom>
                  </pic:spPr>
                </pic:pic>
              </a:graphicData>
            </a:graphic>
          </wp:inline>
        </w:drawing>
      </w:r>
    </w:p>
    <w:p w14:paraId="6025FCF6" w14:textId="7B4D196E" w:rsidR="00274127" w:rsidRDefault="00665A25">
      <w:pPr>
        <w:ind w:firstLine="480"/>
      </w:pPr>
      <w:r>
        <w:t>Figure 6: For the RBS structure in Fig.</w:t>
      </w:r>
      <w:r w:rsidR="00A71180">
        <w:t>5c</w:t>
      </w:r>
      <w:r>
        <w:t xml:space="preserve">, (a)its directed graph and the </w:t>
      </w:r>
      <m:oMath>
        <m:r>
          <w:rPr>
            <w:rFonts w:ascii="Cambria Math" w:hAnsi="Cambria Math"/>
          </w:rPr>
          <m:t>SP</m:t>
        </m:r>
      </m:oMath>
      <w:r>
        <w:t>s (highlighted in red) of battery (b)</w:t>
      </w:r>
      <m:oMath>
        <m:sSub>
          <m:sSubPr>
            <m:ctrlPr>
              <w:rPr>
                <w:rFonts w:ascii="Cambria Math" w:hAnsi="Cambria Math"/>
              </w:rPr>
            </m:ctrlPr>
          </m:sSubPr>
          <m:e>
            <m:r>
              <w:rPr>
                <w:rFonts w:ascii="Cambria Math" w:hAnsi="Cambria Math"/>
              </w:rPr>
              <m:t>B</m:t>
            </m:r>
          </m:e>
          <m:sub>
            <m:r>
              <w:rPr>
                <w:rFonts w:ascii="Cambria Math" w:hAnsi="Cambria Math"/>
              </w:rPr>
              <m:t>1</m:t>
            </m:r>
          </m:sub>
        </m:sSub>
      </m:oMath>
      <w:r>
        <w:t>, (c)</w:t>
      </w:r>
      <m:oMath>
        <m:sSub>
          <m:sSubPr>
            <m:ctrlPr>
              <w:rPr>
                <w:rFonts w:ascii="Cambria Math" w:hAnsi="Cambria Math"/>
              </w:rPr>
            </m:ctrlPr>
          </m:sSubPr>
          <m:e>
            <m:r>
              <w:rPr>
                <w:rFonts w:ascii="Cambria Math" w:hAnsi="Cambria Math"/>
              </w:rPr>
              <m:t>B</m:t>
            </m:r>
          </m:e>
          <m:sub>
            <m:r>
              <w:rPr>
                <w:rFonts w:ascii="Cambria Math" w:hAnsi="Cambria Math"/>
              </w:rPr>
              <m:t>2</m:t>
            </m:r>
          </m:sub>
        </m:sSub>
      </m:oMath>
      <w:r>
        <w:t>, (d)</w:t>
      </w:r>
      <m:oMath>
        <m:sSub>
          <m:sSubPr>
            <m:ctrlPr>
              <w:rPr>
                <w:rFonts w:ascii="Cambria Math" w:hAnsi="Cambria Math"/>
              </w:rPr>
            </m:ctrlPr>
          </m:sSubPr>
          <m:e>
            <m:r>
              <w:rPr>
                <w:rFonts w:ascii="Cambria Math" w:hAnsi="Cambria Math"/>
              </w:rPr>
              <m:t>B</m:t>
            </m:r>
          </m:e>
          <m:sub>
            <m:r>
              <w:rPr>
                <w:rFonts w:ascii="Cambria Math" w:hAnsi="Cambria Math"/>
              </w:rPr>
              <m:t>3</m:t>
            </m:r>
          </m:sub>
        </m:sSub>
      </m:oMath>
      <w:r>
        <w:t>, (e)</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(f)The circuit of the RBS with its output reaching the MAC. </w:t>
      </w:r>
    </w:p>
    <w:p w14:paraId="2C6654E4" w14:textId="2CA2569A" w:rsidR="00274127" w:rsidRDefault="00DC1CE8">
      <w:pPr>
        <w:pStyle w:val="TableCaption"/>
      </w:pPr>
      <w:r>
        <w:rPr>
          <w:rFonts w:hint="eastAsia"/>
          <w:lang w:eastAsia="zh-CN"/>
        </w:rPr>
        <w:t>Table</w:t>
      </w:r>
      <w:r>
        <w:t xml:space="preserve"> 1</w:t>
      </w:r>
      <w:r>
        <w:rPr>
          <w:lang w:eastAsia="zh-CN"/>
        </w:rPr>
        <w:t xml:space="preserve">: </w:t>
      </w:r>
      <w:r w:rsidR="00665A25">
        <w:t>MAC Calculating result of the 4-battery RBS structure in Fig.5c.</w:t>
      </w:r>
    </w:p>
    <w:p w14:paraId="686905CB" w14:textId="4C221D2C" w:rsidR="00274127" w:rsidRPr="00DC1CE8" w:rsidRDefault="00DC1CE8" w:rsidP="00DC1CE8">
      <w:pPr>
        <w:pStyle w:val="TableCaption"/>
        <w:rPr>
          <w:rFonts w:eastAsia="Yu Mincho"/>
        </w:rPr>
      </w:pPr>
      <w:r>
        <w:rPr>
          <w:noProof/>
        </w:rPr>
        <w:lastRenderedPageBreak/>
        <w:drawing>
          <wp:inline distT="0" distB="0" distL="0" distR="0" wp14:anchorId="269BABA6" wp14:editId="21B8DDCF">
            <wp:extent cx="3743024" cy="1152696"/>
            <wp:effectExtent l="0" t="0" r="0" b="9525"/>
            <wp:docPr id="1982438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8506" name=""/>
                    <pic:cNvPicPr/>
                  </pic:nvPicPr>
                  <pic:blipFill>
                    <a:blip r:embed="rId14"/>
                    <a:stretch>
                      <a:fillRect/>
                    </a:stretch>
                  </pic:blipFill>
                  <pic:spPr>
                    <a:xfrm>
                      <a:off x="0" y="0"/>
                      <a:ext cx="3748399" cy="1154351"/>
                    </a:xfrm>
                    <a:prstGeom prst="rect">
                      <a:avLst/>
                    </a:prstGeom>
                  </pic:spPr>
                </pic:pic>
              </a:graphicData>
            </a:graphic>
          </wp:inline>
        </w:drawing>
      </w:r>
      <w:bookmarkStart w:id="17" w:name="tab:study-results-my"/>
      <w:bookmarkEnd w:id="17"/>
    </w:p>
    <w:p w14:paraId="20101D2E" w14:textId="3A8015DF" w:rsidR="00274127" w:rsidRDefault="00665A25">
      <w:pPr>
        <w:ind w:firstLine="480"/>
      </w:pPr>
      <w:r>
        <w:t>Similarly, the MAC calculation results of the structures in Figs.</w:t>
      </w:r>
      <w:r w:rsidR="00C70FB4">
        <w:t>5a</w:t>
      </w:r>
      <w:r>
        <w:t xml:space="preserve"> and </w:t>
      </w:r>
      <w:r w:rsidR="00C70FB4">
        <w:t>5b</w:t>
      </w:r>
      <w:r>
        <w:t xml:space="preserve"> are shown as Tab.</w:t>
      </w:r>
      <w:hyperlink w:anchor="tab:study-results-Lawson">
        <w:r>
          <w:t>2</w:t>
        </w:r>
      </w:hyperlink>
      <w:r>
        <w:t xml:space="preserve"> and Tab.</w:t>
      </w:r>
      <w:hyperlink w:anchor="tab:study-results-Visairo">
        <w:r>
          <w:t>3</w:t>
        </w:r>
      </w:hyperlink>
      <w:r>
        <w:t>, respectively.</w:t>
      </w:r>
    </w:p>
    <w:p w14:paraId="253C3EC9" w14:textId="4128BEAF" w:rsidR="00274127" w:rsidRDefault="00DC1CE8">
      <w:pPr>
        <w:pStyle w:val="TableCaption"/>
      </w:pPr>
      <w:r>
        <w:t xml:space="preserve">Table 2: </w:t>
      </w:r>
      <w:r w:rsidR="00665A25">
        <w:t>MAC Calculating result of the 4-battery RBS structure in Fig.5a.</w:t>
      </w:r>
    </w:p>
    <w:p w14:paraId="0F571B6D" w14:textId="689B6805" w:rsidR="00274127" w:rsidRPr="00DC1CE8" w:rsidRDefault="00DC1CE8" w:rsidP="00DC1CE8">
      <w:pPr>
        <w:pStyle w:val="TableCaption"/>
        <w:rPr>
          <w:rFonts w:eastAsia="Yu Mincho"/>
        </w:rPr>
      </w:pPr>
      <w:r>
        <w:rPr>
          <w:noProof/>
        </w:rPr>
        <w:drawing>
          <wp:inline distT="0" distB="0" distL="0" distR="0" wp14:anchorId="0B46AC17" wp14:editId="4ED8A76A">
            <wp:extent cx="3862425" cy="1217943"/>
            <wp:effectExtent l="0" t="0" r="5080" b="1270"/>
            <wp:docPr id="1283382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2919" name=""/>
                    <pic:cNvPicPr/>
                  </pic:nvPicPr>
                  <pic:blipFill>
                    <a:blip r:embed="rId15"/>
                    <a:stretch>
                      <a:fillRect/>
                    </a:stretch>
                  </pic:blipFill>
                  <pic:spPr>
                    <a:xfrm>
                      <a:off x="0" y="0"/>
                      <a:ext cx="3880839" cy="1223749"/>
                    </a:xfrm>
                    <a:prstGeom prst="rect">
                      <a:avLst/>
                    </a:prstGeom>
                  </pic:spPr>
                </pic:pic>
              </a:graphicData>
            </a:graphic>
          </wp:inline>
        </w:drawing>
      </w:r>
      <w:bookmarkStart w:id="18" w:name="tab:study-results-Lawson"/>
      <w:bookmarkEnd w:id="18"/>
    </w:p>
    <w:p w14:paraId="1BC3DAC6" w14:textId="0A6D72DD" w:rsidR="00274127" w:rsidRDefault="00DC1CE8">
      <w:pPr>
        <w:pStyle w:val="TableCaption"/>
      </w:pPr>
      <w:r>
        <w:t xml:space="preserve">Table 3: </w:t>
      </w:r>
      <w:r w:rsidR="00665A25">
        <w:t>MAC Calculating result of the 4-battery RBS structure in Fig.5b.</w:t>
      </w:r>
    </w:p>
    <w:p w14:paraId="27A68866" w14:textId="235FD86B" w:rsidR="00274127" w:rsidRPr="00DC1CE8" w:rsidRDefault="00DC1CE8" w:rsidP="00DC1CE8">
      <w:pPr>
        <w:pStyle w:val="TableCaption"/>
        <w:rPr>
          <w:rFonts w:eastAsia="Yu Mincho"/>
        </w:rPr>
      </w:pPr>
      <w:r>
        <w:rPr>
          <w:noProof/>
        </w:rPr>
        <w:drawing>
          <wp:inline distT="0" distB="0" distL="0" distR="0" wp14:anchorId="013E9D41" wp14:editId="3AA33CCA">
            <wp:extent cx="5171847" cy="1184075"/>
            <wp:effectExtent l="0" t="0" r="0" b="0"/>
            <wp:docPr id="541955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5258" name=""/>
                    <pic:cNvPicPr/>
                  </pic:nvPicPr>
                  <pic:blipFill>
                    <a:blip r:embed="rId16"/>
                    <a:stretch>
                      <a:fillRect/>
                    </a:stretch>
                  </pic:blipFill>
                  <pic:spPr>
                    <a:xfrm>
                      <a:off x="0" y="0"/>
                      <a:ext cx="5192886" cy="1188892"/>
                    </a:xfrm>
                    <a:prstGeom prst="rect">
                      <a:avLst/>
                    </a:prstGeom>
                  </pic:spPr>
                </pic:pic>
              </a:graphicData>
            </a:graphic>
          </wp:inline>
        </w:drawing>
      </w:r>
      <w:bookmarkStart w:id="19" w:name="tab:study-results-Visairo"/>
      <w:bookmarkEnd w:id="19"/>
    </w:p>
    <w:p w14:paraId="3ACB8965" w14:textId="77777777" w:rsidR="00274127" w:rsidRDefault="00665A25">
      <w:pPr>
        <w:pStyle w:val="2"/>
      </w:pPr>
      <w:bookmarkStart w:id="20" w:name="discussion"/>
      <w:bookmarkEnd w:id="16"/>
      <w:r>
        <w:t>3.3</w:t>
      </w:r>
      <w:r>
        <w:tab/>
        <w:t>Discussion</w:t>
      </w:r>
    </w:p>
    <w:p w14:paraId="2D62C774" w14:textId="7F0971B0" w:rsidR="00274127" w:rsidRDefault="00665A25">
      <w:pPr>
        <w:ind w:firstLine="480"/>
      </w:pPr>
      <w:r>
        <w:t>In this subsection, we firstly discuss the correctness of the results presented in Fig.</w:t>
      </w:r>
      <w:r w:rsidR="00C70FB4">
        <w:t>6</w:t>
      </w:r>
      <w:r>
        <w:t xml:space="preserve"> and Tab.</w:t>
      </w:r>
      <w:hyperlink w:anchor="tab:study-results-my">
        <w:r>
          <w:t>1</w:t>
        </w:r>
      </w:hyperlink>
      <w:r>
        <w:t xml:space="preserve">. When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or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are connected in parallel, the RBS can output the maximum current, which is </w:t>
      </w:r>
      <m:oMath>
        <m:r>
          <w:rPr>
            <w:rFonts w:ascii="Cambria Math" w:hAnsi="Cambria Math"/>
          </w:rPr>
          <m:t>η</m:t>
        </m:r>
        <m:r>
          <m:rPr>
            <m:sty m:val="p"/>
          </m:rPr>
          <w:rPr>
            <w:rFonts w:ascii="Cambria Math" w:hAnsi="Cambria Math"/>
          </w:rPr>
          <m:t>=</m:t>
        </m:r>
        <m:r>
          <w:rPr>
            <w:rFonts w:ascii="Cambria Math" w:hAnsi="Cambria Math"/>
          </w:rPr>
          <m:t>2</m:t>
        </m:r>
      </m:oMath>
      <w:r>
        <w:t>, i.e., twice the current output of a single battery in RBS. Adding more batteries to the main circuit can only form a series structure and will not improve the MAC. Therefore, the switches state given in Tab.</w:t>
      </w:r>
      <w:hyperlink w:anchor="tab:study-results-my">
        <w:r>
          <w:t>1</w:t>
        </w:r>
      </w:hyperlink>
      <w:r>
        <w:t xml:space="preserve"> can make the RBS output current reach the maximum.</w:t>
      </w:r>
    </w:p>
    <w:p w14:paraId="418A65DD" w14:textId="77777777" w:rsidR="00274127" w:rsidRDefault="00665A25">
      <w:pPr>
        <w:ind w:firstLine="480"/>
      </w:pPr>
      <w:r>
        <w:t xml:space="preserve">It is important to note that when solving for MAC, </w:t>
      </w:r>
      <m:oMath>
        <m:r>
          <w:rPr>
            <w:rFonts w:ascii="Cambria Math" w:hAnsi="Cambria Math"/>
          </w:rPr>
          <m:t>η</m:t>
        </m:r>
      </m:oMath>
      <w:r>
        <w:t xml:space="preserve"> is used as the objective function instead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This choice makes the result of MAC more reasonable. As shown in Tab.</w:t>
      </w:r>
      <w:hyperlink w:anchor="tab:study-results-my">
        <w:r>
          <w:t>1</w:t>
        </w:r>
      </w:hyperlink>
      <w:r>
        <w:t xml:space="preserve">,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are functions of </w:t>
      </w:r>
      <m:oMath>
        <m:sSub>
          <m:sSubPr>
            <m:ctrlPr>
              <w:rPr>
                <w:rFonts w:ascii="Cambria Math" w:hAnsi="Cambria Math"/>
              </w:rPr>
            </m:ctrlPr>
          </m:sSubPr>
          <m:e>
            <m:r>
              <w:rPr>
                <w:rFonts w:ascii="Cambria Math" w:hAnsi="Cambria Math"/>
              </w:rPr>
              <m:t>R</m:t>
            </m:r>
          </m:e>
          <m:sub>
            <m:r>
              <w:rPr>
                <w:rFonts w:ascii="Cambria Math" w:hAnsi="Cambria Math"/>
              </w:rPr>
              <m:t>o</m:t>
            </m:r>
          </m:sub>
        </m:sSub>
      </m:oMath>
      <w:r>
        <w:t xml:space="preserve">,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If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were used as the objective function, even for the same RBS structure, the MAC result and corresponding switches state could change due to different external electrical appliances. It would increase the difficulty and uncertainty in RBS structure design. In contrast, by using </w:t>
      </w:r>
      <m:oMath>
        <m:r>
          <w:rPr>
            <w:rFonts w:ascii="Cambria Math" w:hAnsi="Cambria Math"/>
          </w:rPr>
          <m:t>η</m:t>
        </m:r>
      </m:oMath>
      <w:r>
        <w:t xml:space="preserve"> as the objective function, which is defined as the ratio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the influence of these factors on the results can be eliminated. </w:t>
      </w:r>
      <m:oMath>
        <m:r>
          <w:rPr>
            <w:rFonts w:ascii="Cambria Math" w:hAnsi="Cambria Math"/>
          </w:rPr>
          <m:t>η</m:t>
        </m:r>
      </m:oMath>
      <w:r>
        <w:t xml:space="preserve"> solely reflects the maximum output current capability of the RBS structure. Assuming that the maximum allowed </w:t>
      </w:r>
      <w:r>
        <w:lastRenderedPageBreak/>
        <w:t xml:space="preserve">current of batteries in the RBS is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the maximum output current of the RBS structure can be calculated as </w:t>
      </w:r>
      <m:oMath>
        <m:r>
          <w:rPr>
            <w:rFonts w:ascii="Cambria Math" w:hAnsi="Cambria Math"/>
          </w:rPr>
          <m:t>η</m:t>
        </m:r>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by determining the </w:t>
      </w:r>
      <m:oMath>
        <m:r>
          <w:rPr>
            <w:rFonts w:ascii="Cambria Math" w:hAnsi="Cambria Math"/>
          </w:rPr>
          <m:t>η</m:t>
        </m:r>
      </m:oMath>
      <w:r>
        <w:t xml:space="preserve"> of the structure. Therefore, compared to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t>
      </w:r>
      <m:oMath>
        <m:r>
          <w:rPr>
            <w:rFonts w:ascii="Cambria Math" w:hAnsi="Cambria Math"/>
          </w:rPr>
          <m:t>η</m:t>
        </m:r>
      </m:oMath>
      <w:r>
        <w:t xml:space="preserve"> is more suitable for structure design.</w:t>
      </w:r>
    </w:p>
    <w:p w14:paraId="75729604" w14:textId="77777777" w:rsidR="00274127" w:rsidRDefault="00665A25">
      <w:pPr>
        <w:ind w:firstLine="480"/>
      </w:pPr>
      <w:r>
        <w:t>The method proposed in this paper is significant for the design of next-generation RBSs in the following aspects. Most of the currently proposed RBS structures[16]–[21] exhibit simple topological characteristics, and the calculation of MACs is relatively straightforward, even intuitive. However, these simple structures do not always fully satisfy the requirements of complex applications, such as dynamically adapting the circuit to variable and random operating conditions, and actively equalizing differences among the batteries in the RBS. Moreover, isolating the batteries disrupts the original regularity and symmetry of the topology, which complicates the otherwise simple structure, and the maximum output current of the system becomes more challenging to obtain. Owing to the advantages of pervasiveness and automation, the proposed method can be employed to calculate the MAC of arbitrary RBS structures, which helps to address the aforementioned issues and paves the way for more complex and flexible RBS structure design.</w:t>
      </w:r>
    </w:p>
    <w:p w14:paraId="47F20346" w14:textId="4A6DEA07" w:rsidR="00274127" w:rsidRDefault="00665A25">
      <w:pPr>
        <w:ind w:firstLine="480"/>
      </w:pPr>
      <w:r>
        <w:t>To illustrate this point, the MACs of the three RBS structures mentioned above are calculated after the batteries are isolated, as shown in Fig.</w:t>
      </w:r>
      <w:r w:rsidR="000401D9">
        <w:t>7</w:t>
      </w:r>
      <w:r>
        <w:t>. Specifically, for the structure presented in Fig.</w:t>
      </w:r>
      <w:r w:rsidR="000401D9">
        <w:t>5c</w:t>
      </w:r>
      <w:r>
        <w:t>, the corresponding circuit states of MACs when isolating different numbers of batteries are depicted in Figs.</w:t>
      </w:r>
      <w:r w:rsidR="000401D9">
        <w:t>8a-8d</w:t>
      </w:r>
      <w:r>
        <w:t>. This structure has two cases of isolating two batteries: one is to isolate two batteries within the same substructure (Fig.</w:t>
      </w:r>
      <w:r w:rsidR="000401D9">
        <w:t>8b</w:t>
      </w:r>
      <w:r>
        <w:t xml:space="preserve">), in which case </w:t>
      </w:r>
      <m:oMath>
        <m:r>
          <w:rPr>
            <w:rFonts w:ascii="Cambria Math" w:hAnsi="Cambria Math"/>
          </w:rPr>
          <m:t>η</m:t>
        </m:r>
        <m:r>
          <m:rPr>
            <m:sty m:val="p"/>
          </m:rPr>
          <w:rPr>
            <w:rFonts w:ascii="Cambria Math" w:hAnsi="Cambria Math"/>
          </w:rPr>
          <m:t>=</m:t>
        </m:r>
        <m:r>
          <w:rPr>
            <w:rFonts w:ascii="Cambria Math" w:hAnsi="Cambria Math"/>
          </w:rPr>
          <m:t>2</m:t>
        </m:r>
      </m:oMath>
      <w:r>
        <w:t>; the other is to isolate one battery in each of the two substructures (Fig.</w:t>
      </w:r>
      <w:r w:rsidR="000401D9">
        <w:t>8c</w:t>
      </w:r>
      <w:r>
        <w:t xml:space="preserve">), in which case </w:t>
      </w:r>
      <m:oMath>
        <m:r>
          <w:rPr>
            <w:rFonts w:ascii="Cambria Math" w:hAnsi="Cambria Math"/>
          </w:rPr>
          <m:t>η</m:t>
        </m:r>
        <m:r>
          <m:rPr>
            <m:sty m:val="p"/>
          </m:rPr>
          <w:rPr>
            <w:rFonts w:ascii="Cambria Math" w:hAnsi="Cambria Math"/>
          </w:rPr>
          <m:t>=</m:t>
        </m:r>
        <m:r>
          <w:rPr>
            <w:rFonts w:ascii="Cambria Math" w:hAnsi="Cambria Math"/>
          </w:rPr>
          <m:t>1</m:t>
        </m:r>
      </m:oMath>
      <w:r>
        <w:t>. From the results, it can be observed that the proposed method provides reasonable outcomes for isolating batteries with any number and position.</w:t>
      </w:r>
    </w:p>
    <w:p w14:paraId="2A747CF5" w14:textId="2AD96F18" w:rsidR="00274127" w:rsidRDefault="00665A25">
      <w:pPr>
        <w:ind w:firstLine="480"/>
      </w:pPr>
      <w:r>
        <w:t>Furthermore, the performance of output current for the three RBS when isolating batteries is also illustrated in Fig.</w:t>
      </w:r>
      <w:r w:rsidR="000401D9">
        <w:t>7</w:t>
      </w:r>
      <w:r>
        <w:t xml:space="preserve">. For the structure proposed by Lawson et al., the MAC remains the same as that without isolated battery cells, i.e., </w:t>
      </w:r>
      <m:oMath>
        <m:r>
          <w:rPr>
            <w:rFonts w:ascii="Cambria Math" w:hAnsi="Cambria Math"/>
          </w:rPr>
          <m:t>η</m:t>
        </m:r>
        <m:r>
          <m:rPr>
            <m:sty m:val="p"/>
          </m:rPr>
          <w:rPr>
            <w:rFonts w:ascii="Cambria Math" w:hAnsi="Cambria Math"/>
          </w:rPr>
          <m:t>=</m:t>
        </m:r>
        <m:r>
          <w:rPr>
            <w:rFonts w:ascii="Cambria Math" w:hAnsi="Cambria Math"/>
          </w:rPr>
          <m:t>1</m:t>
        </m:r>
      </m:oMath>
      <w:r>
        <w:t xml:space="preserve">, when the number of isolated battery cells increases, until all the cells in the RBS are isolated. For Visairo’s structure, the MAC decreases as the number of isolated battery cells increases, until </w:t>
      </w:r>
      <m:oMath>
        <m:r>
          <w:rPr>
            <w:rFonts w:ascii="Cambria Math" w:hAnsi="Cambria Math"/>
          </w:rPr>
          <m:t>η</m:t>
        </m:r>
        <m:r>
          <m:rPr>
            <m:sty m:val="p"/>
          </m:rPr>
          <w:rPr>
            <w:rFonts w:ascii="Cambria Math" w:hAnsi="Cambria Math"/>
          </w:rPr>
          <m:t>=</m:t>
        </m:r>
        <m:r>
          <w:rPr>
            <w:rFonts w:ascii="Cambria Math" w:hAnsi="Cambria Math"/>
          </w:rPr>
          <m:t>0</m:t>
        </m:r>
      </m:oMath>
      <w:r>
        <w:t xml:space="preserve">. In contrast, the MAC of the structure proposed in this work is positioned between the two structures. This indicates that the structure proposed in this paper, compared to Lawson’s structure, has a larger MAC under the same number of batteries, which means a wider output current regulation range. On the other hand, by simply changing the states of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in the conversion structure, this structure can address the majority of battery isolation scenarios, whereas Visairo’s structure </w:t>
      </w:r>
      <w:r>
        <w:lastRenderedPageBreak/>
        <w:t>requires specific battery targeting and switch control. In summary, the structure proposed in this paper has the advantages of both Lawson’s and Visairo’s struct</w:t>
      </w:r>
      <w:bookmarkStart w:id="21" w:name="_GoBack"/>
      <w:bookmarkEnd w:id="21"/>
      <w:r>
        <w:t>ures.</w:t>
      </w:r>
    </w:p>
    <w:p w14:paraId="51EA8564" w14:textId="77777777" w:rsidR="00274127" w:rsidRDefault="00665A25" w:rsidP="00600293">
      <w:pPr>
        <w:ind w:firstLine="480"/>
        <w:jc w:val="center"/>
      </w:pPr>
      <w:commentRangeStart w:id="22"/>
      <w:r>
        <w:rPr>
          <w:noProof/>
        </w:rPr>
        <w:drawing>
          <wp:inline distT="0" distB="0" distL="0" distR="0" wp14:anchorId="30B6EF35" wp14:editId="75038AE9">
            <wp:extent cx="2876550" cy="2268498"/>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attachments/isolated_mac.png"/>
                    <pic:cNvPicPr>
                      <a:picLocks noChangeAspect="1" noChangeArrowheads="1"/>
                    </pic:cNvPicPr>
                  </pic:nvPicPr>
                  <pic:blipFill>
                    <a:blip r:embed="rId17"/>
                    <a:stretch>
                      <a:fillRect/>
                    </a:stretch>
                  </pic:blipFill>
                  <pic:spPr bwMode="auto">
                    <a:xfrm>
                      <a:off x="0" y="0"/>
                      <a:ext cx="2876550" cy="2268498"/>
                    </a:xfrm>
                    <a:prstGeom prst="rect">
                      <a:avLst/>
                    </a:prstGeom>
                    <a:noFill/>
                    <a:ln w="9525">
                      <a:noFill/>
                      <a:headEnd/>
                      <a:tailEnd/>
                    </a:ln>
                  </pic:spPr>
                </pic:pic>
              </a:graphicData>
            </a:graphic>
          </wp:inline>
        </w:drawing>
      </w:r>
    </w:p>
    <w:p w14:paraId="2D0C249F" w14:textId="77777777" w:rsidR="00274127" w:rsidRDefault="00665A25">
      <w:pPr>
        <w:ind w:firstLine="480"/>
      </w:pPr>
      <w:r>
        <w:t xml:space="preserve">Figure 7: The variation of MAC with the number of isolated batteries for different RBS structures, including the structure proposed by Lawson et al., Visairo et al. , and the structure </w:t>
      </w:r>
      <w:commentRangeEnd w:id="22"/>
      <w:r w:rsidR="00191884">
        <w:rPr>
          <w:rStyle w:val="a9"/>
          <w:lang w:val="x-none"/>
        </w:rPr>
        <w:commentReference w:id="22"/>
      </w:r>
      <w:r>
        <w:t xml:space="preserve">proposed in this paper. </w:t>
      </w:r>
    </w:p>
    <w:p w14:paraId="54DAC5C8" w14:textId="51A40B71" w:rsidR="00600293" w:rsidRDefault="00600293" w:rsidP="00600293">
      <w:pPr>
        <w:ind w:firstLineChars="0" w:firstLine="0"/>
        <w:jc w:val="center"/>
      </w:pPr>
      <w:r>
        <w:rPr>
          <w:noProof/>
        </w:rPr>
        <w:lastRenderedPageBreak/>
        <w:drawing>
          <wp:inline distT="0" distB="0" distL="0" distR="0" wp14:anchorId="1D57D1EF" wp14:editId="04C12D63">
            <wp:extent cx="4272077" cy="5354930"/>
            <wp:effectExtent l="0" t="0" r="0" b="0"/>
            <wp:docPr id="239936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6224" name=""/>
                    <pic:cNvPicPr/>
                  </pic:nvPicPr>
                  <pic:blipFill>
                    <a:blip r:embed="rId21"/>
                    <a:stretch>
                      <a:fillRect/>
                    </a:stretch>
                  </pic:blipFill>
                  <pic:spPr>
                    <a:xfrm>
                      <a:off x="0" y="0"/>
                      <a:ext cx="4296348" cy="5385352"/>
                    </a:xfrm>
                    <a:prstGeom prst="rect">
                      <a:avLst/>
                    </a:prstGeom>
                  </pic:spPr>
                </pic:pic>
              </a:graphicData>
            </a:graphic>
          </wp:inline>
        </w:drawing>
      </w:r>
    </w:p>
    <w:p w14:paraId="4C70B19F" w14:textId="6B3902FD" w:rsidR="00274127" w:rsidRDefault="00665A25">
      <w:pPr>
        <w:ind w:firstLine="480"/>
      </w:pPr>
      <w:r>
        <w:t>Figure 8: The circuit states of MACs when isolating (a)one, (b)two(best case), (c)two(worst case) and (d)three batteries for the structure in Fig.</w:t>
      </w:r>
      <w:r w:rsidR="000401D9">
        <w:t>5c</w:t>
      </w:r>
      <w:r>
        <w:t xml:space="preserve">. </w:t>
      </w:r>
    </w:p>
    <w:p w14:paraId="1A5B0937" w14:textId="77777777" w:rsidR="00274127" w:rsidRDefault="00665A25">
      <w:pPr>
        <w:pStyle w:val="1"/>
      </w:pPr>
      <w:bookmarkStart w:id="23" w:name="conclusion"/>
      <w:bookmarkEnd w:id="14"/>
      <w:bookmarkEnd w:id="20"/>
      <w:r>
        <w:t>4</w:t>
      </w:r>
      <w:r>
        <w:tab/>
        <w:t>Conclusion</w:t>
      </w:r>
    </w:p>
    <w:p w14:paraId="317D3E66" w14:textId="77777777" w:rsidR="00274127" w:rsidRDefault="00665A25">
      <w:pPr>
        <w:ind w:firstLine="480"/>
      </w:pPr>
      <w:r>
        <w:t>This paper proposes a pervasive and automatical method for computing the MAC of the given RBS. The method is implemented by a greedy algorithm combined with a directed graph model, whose effectiveness is tested on a novel and complex RBS structure. The method remains effective for the application scenario of RBS battery isolation and demonstrates that the novel structure has the advantage on flexible output current and convenient battery isolation. Future research could focus on developing new indictors to evaluate the performance of the RBS with the currents and voltages obtained by the method, as well as modifying the equivalent model of the battery to allow for more accurate simulations of the RBS, including transient analysis.</w:t>
      </w:r>
    </w:p>
    <w:p w14:paraId="2CCFAA78" w14:textId="77777777" w:rsidR="00274127" w:rsidRDefault="00665A25">
      <w:pPr>
        <w:pStyle w:val="1"/>
      </w:pPr>
      <w:bookmarkStart w:id="24" w:name="appendix"/>
      <w:bookmarkEnd w:id="23"/>
      <w:r>
        <w:lastRenderedPageBreak/>
        <w:t>5</w:t>
      </w:r>
      <w:r>
        <w:tab/>
        <w:t>Appendix</w:t>
      </w:r>
    </w:p>
    <w:p w14:paraId="35CB8826" w14:textId="495032C3" w:rsidR="00274127" w:rsidRDefault="00600293" w:rsidP="00600293">
      <w:pPr>
        <w:ind w:firstLineChars="83" w:firstLine="199"/>
        <w:jc w:val="center"/>
      </w:pPr>
      <w:r>
        <w:rPr>
          <w:noProof/>
        </w:rPr>
        <w:drawing>
          <wp:inline distT="0" distB="0" distL="0" distR="0" wp14:anchorId="24B84F7D" wp14:editId="2D8CBB7B">
            <wp:extent cx="5760720" cy="5767705"/>
            <wp:effectExtent l="0" t="0" r="0" b="4445"/>
            <wp:docPr id="122625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7035" name=""/>
                    <pic:cNvPicPr/>
                  </pic:nvPicPr>
                  <pic:blipFill>
                    <a:blip r:embed="rId22"/>
                    <a:stretch>
                      <a:fillRect/>
                    </a:stretch>
                  </pic:blipFill>
                  <pic:spPr>
                    <a:xfrm>
                      <a:off x="0" y="0"/>
                      <a:ext cx="5760720" cy="5767705"/>
                    </a:xfrm>
                    <a:prstGeom prst="rect">
                      <a:avLst/>
                    </a:prstGeom>
                  </pic:spPr>
                </pic:pic>
              </a:graphicData>
            </a:graphic>
          </wp:inline>
        </w:drawing>
      </w:r>
    </w:p>
    <w:p w14:paraId="5C32E961" w14:textId="77777777" w:rsidR="00274127" w:rsidRDefault="00665A25">
      <w:pPr>
        <w:pStyle w:val="1"/>
      </w:pPr>
      <w:bookmarkStart w:id="25" w:name="acknowledgement"/>
      <w:bookmarkEnd w:id="24"/>
      <w:r>
        <w:t>6</w:t>
      </w:r>
      <w:r>
        <w:tab/>
        <w:t>Acknowledgement</w:t>
      </w:r>
    </w:p>
    <w:p w14:paraId="28300455" w14:textId="77777777" w:rsidR="00274127" w:rsidRDefault="00665A25">
      <w:pPr>
        <w:ind w:firstLine="480"/>
      </w:pPr>
      <w:r>
        <w:t>This work was supported by the National Natural Science Foundation of China (NSFC, No.52075028).</w:t>
      </w:r>
    </w:p>
    <w:p w14:paraId="5522FF67" w14:textId="77777777" w:rsidR="00274127" w:rsidRDefault="00665A25">
      <w:pPr>
        <w:pStyle w:val="1"/>
      </w:pPr>
      <w:bookmarkStart w:id="26" w:name="bibliography"/>
      <w:bookmarkEnd w:id="25"/>
      <w:r>
        <w:t>Reference</w:t>
      </w:r>
    </w:p>
    <w:p w14:paraId="3AACFA0B" w14:textId="77777777" w:rsidR="00274127" w:rsidRDefault="00665A25">
      <w:pPr>
        <w:ind w:firstLine="480"/>
      </w:pPr>
      <w:bookmarkStart w:id="27" w:name="ref-desiqueiraControlStrategySmooth2021"/>
      <w:bookmarkStart w:id="28" w:name="refs"/>
      <w:r>
        <w:t xml:space="preserve">[1] </w:t>
      </w:r>
      <w:r>
        <w:tab/>
        <w:t xml:space="preserve">L. M. S. de Siqueira and W. Peng, “Control strategy to smooth wind power output using battery energy storage system: A review,” </w:t>
      </w:r>
      <w:r>
        <w:rPr>
          <w:i/>
          <w:iCs/>
        </w:rPr>
        <w:t>Journal of Energy Storage</w:t>
      </w:r>
      <w:r>
        <w:t xml:space="preserve">, vol. 35, p. 102252, Mar. 2021, doi: </w:t>
      </w:r>
      <w:hyperlink r:id="rId23">
        <w:r>
          <w:t>10.1016/j.est.2021.102252</w:t>
        </w:r>
      </w:hyperlink>
      <w:r>
        <w:t>.</w:t>
      </w:r>
    </w:p>
    <w:p w14:paraId="190159DB" w14:textId="77777777" w:rsidR="00274127" w:rsidRDefault="00665A25">
      <w:pPr>
        <w:ind w:firstLine="480"/>
      </w:pPr>
      <w:bookmarkStart w:id="29" w:name="ref-yangBatteryEnergyStorage2018"/>
      <w:bookmarkEnd w:id="27"/>
      <w:r>
        <w:lastRenderedPageBreak/>
        <w:t xml:space="preserve">[2] </w:t>
      </w:r>
      <w:r>
        <w:tab/>
        <w:t xml:space="preserve">Y. Yang, S. Bremner, C. Menictas, and M. Kay, “Battery energy storage system size determination in renewable energy systems: A review,” </w:t>
      </w:r>
      <w:r>
        <w:rPr>
          <w:i/>
          <w:iCs/>
        </w:rPr>
        <w:t>Renewable and Sustainable Energy Reviews</w:t>
      </w:r>
      <w:r>
        <w:t xml:space="preserve">, vol. 91, pp. 109–125, Aug. 2018, doi: </w:t>
      </w:r>
      <w:hyperlink r:id="rId24">
        <w:r>
          <w:t>10.1016/j.rser.2018.03.047</w:t>
        </w:r>
      </w:hyperlink>
      <w:r>
        <w:t>.</w:t>
      </w:r>
    </w:p>
    <w:p w14:paraId="63E0E293" w14:textId="77777777" w:rsidR="00274127" w:rsidRDefault="00665A25">
      <w:pPr>
        <w:ind w:firstLine="480"/>
      </w:pPr>
      <w:bookmarkStart w:id="30" w:name="ref-choCommercialResearchBattery2015"/>
      <w:bookmarkEnd w:id="29"/>
      <w:r>
        <w:t xml:space="preserve">[3] </w:t>
      </w:r>
      <w:r>
        <w:tab/>
        <w:t xml:space="preserve">J. Cho, S. Jeong, and Y. Kim, “Commercial and research battery technologies for electrical energy storage applications,” </w:t>
      </w:r>
      <w:r>
        <w:rPr>
          <w:i/>
          <w:iCs/>
        </w:rPr>
        <w:t>Progress in Energy and Combustion Science</w:t>
      </w:r>
      <w:r>
        <w:t xml:space="preserve">, vol. 48, pp. 84–101, Jun. 2015, doi: </w:t>
      </w:r>
      <w:hyperlink r:id="rId25">
        <w:r>
          <w:t>10.1016/j.pecs.2015.01.002</w:t>
        </w:r>
      </w:hyperlink>
      <w:r>
        <w:t>.</w:t>
      </w:r>
    </w:p>
    <w:p w14:paraId="45610E33" w14:textId="77777777" w:rsidR="00274127" w:rsidRDefault="00665A25">
      <w:pPr>
        <w:ind w:firstLine="480"/>
      </w:pPr>
      <w:bookmarkStart w:id="31" w:name="ref-zhangDevelopmentProspectChinese2021"/>
      <w:bookmarkEnd w:id="30"/>
      <w:r>
        <w:t xml:space="preserve">[4] </w:t>
      </w:r>
      <w:r>
        <w:tab/>
        <w:t xml:space="preserve">L. Zhang, “Development and Prospect of Chinese Lunar Relay Communication Satellite,” </w:t>
      </w:r>
      <w:r>
        <w:rPr>
          <w:i/>
          <w:iCs/>
        </w:rPr>
        <w:t>Space: Science &amp; Technology</w:t>
      </w:r>
      <w:r>
        <w:t xml:space="preserve">, vol. 2021, Jan. 2021, doi: </w:t>
      </w:r>
      <w:hyperlink r:id="rId26">
        <w:r>
          <w:t>10.34133/2021/3471608</w:t>
        </w:r>
      </w:hyperlink>
      <w:r>
        <w:t>.</w:t>
      </w:r>
    </w:p>
    <w:p w14:paraId="376A8A7A" w14:textId="77777777" w:rsidR="00274127" w:rsidRDefault="00665A25">
      <w:pPr>
        <w:ind w:firstLine="480"/>
      </w:pPr>
      <w:bookmarkStart w:id="32" w:name="X7d215557b792939d745ee04951537894cf7f1ea"/>
      <w:bookmarkEnd w:id="31"/>
      <w:r>
        <w:t xml:space="preserve">[5] </w:t>
      </w:r>
      <w:r>
        <w:tab/>
        <w:t xml:space="preserve">E. Schwanbeck and P. Dalton, “International Space Station Lithium-ion Batteries for Primary Electric Power System,” in </w:t>
      </w:r>
      <w:r>
        <w:rPr>
          <w:i/>
          <w:iCs/>
        </w:rPr>
        <w:t>2019 European Space Power Conference (ESPC)</w:t>
      </w:r>
      <w:r>
        <w:t xml:space="preserve">, Sep. 2019, pp. 1–1. doi: </w:t>
      </w:r>
      <w:hyperlink r:id="rId27">
        <w:r>
          <w:t>10.1109/ESPC.2019.8932009</w:t>
        </w:r>
      </w:hyperlink>
      <w:r>
        <w:t>.</w:t>
      </w:r>
    </w:p>
    <w:p w14:paraId="0D4F3CE5" w14:textId="77777777" w:rsidR="00274127" w:rsidRDefault="00665A25">
      <w:pPr>
        <w:ind w:firstLine="480"/>
      </w:pPr>
      <w:bookmarkStart w:id="33" w:name="ref-yangUnbalancedDischargingAging2016"/>
      <w:bookmarkEnd w:id="32"/>
      <w:r>
        <w:t xml:space="preserve">[6] </w:t>
      </w:r>
      <w:r>
        <w:tab/>
        <w:t xml:space="preserve">N. Yang, X. Zhang, B. Shang, and G. Li, “Unbalanced discharging and aging due to temperature differences among the cells in a lithium-ion battery pack with parallel combination,” </w:t>
      </w:r>
      <w:r>
        <w:rPr>
          <w:i/>
          <w:iCs/>
        </w:rPr>
        <w:t>Journal of Power Sources</w:t>
      </w:r>
      <w:r>
        <w:t xml:space="preserve">, vol. 306, pp. 733–741, Feb. 2016, doi: </w:t>
      </w:r>
      <w:hyperlink r:id="rId28">
        <w:r>
          <w:t>10.1016/j.jpowsour.2015.12.079</w:t>
        </w:r>
      </w:hyperlink>
      <w:r>
        <w:t>.</w:t>
      </w:r>
    </w:p>
    <w:p w14:paraId="33DFD71D" w14:textId="77777777" w:rsidR="00274127" w:rsidRDefault="00665A25">
      <w:pPr>
        <w:ind w:firstLine="480"/>
      </w:pPr>
      <w:bookmarkStart w:id="34" w:name="Xc1e0036a2e2ce71d3cc8732671604f104813d95"/>
      <w:bookmarkEnd w:id="33"/>
      <w:r>
        <w:t xml:space="preserve">[7] </w:t>
      </w:r>
      <w:r>
        <w:tab/>
        <w:t xml:space="preserve">F. Feng, X. Hu, L. Hu, F. Hu, Y. Li, and L. Zhang, “Propagation mechanisms and diagnosis of parameter inconsistency within Li-Ion battery packs,” </w:t>
      </w:r>
      <w:r>
        <w:rPr>
          <w:i/>
          <w:iCs/>
        </w:rPr>
        <w:t>Renewable and Sustainable Energy Reviews</w:t>
      </w:r>
      <w:r>
        <w:t xml:space="preserve">, vol. 112, pp. 102–113, Sep. 2019, doi: </w:t>
      </w:r>
      <w:hyperlink r:id="rId29">
        <w:r>
          <w:t>10.1016/j.rser.2019.05.042</w:t>
        </w:r>
      </w:hyperlink>
      <w:r>
        <w:t>.</w:t>
      </w:r>
    </w:p>
    <w:p w14:paraId="2D4C36AC" w14:textId="77777777" w:rsidR="00274127" w:rsidRDefault="00665A25">
      <w:pPr>
        <w:ind w:firstLine="480"/>
      </w:pPr>
      <w:bookmarkStart w:id="35" w:name="X4b46ef81e5cd902583b5b77e7764d16a6d3da0c"/>
      <w:bookmarkEnd w:id="34"/>
      <w:r>
        <w:t xml:space="preserve">[8] </w:t>
      </w:r>
      <w:r>
        <w:tab/>
        <w:t xml:space="preserve">J. A. Jeevarajan and C. Winchester, “Battery Safety Qualifications for Human Ratings,” </w:t>
      </w:r>
      <w:r>
        <w:rPr>
          <w:i/>
          <w:iCs/>
        </w:rPr>
        <w:t>Interface magazine</w:t>
      </w:r>
      <w:r>
        <w:t xml:space="preserve">, vol. 21, no. 2, pp. 51–55, Jan. 2012, doi: </w:t>
      </w:r>
      <w:hyperlink r:id="rId30">
        <w:r>
          <w:t>10.1149/2.F05122if</w:t>
        </w:r>
      </w:hyperlink>
      <w:r>
        <w:t>.</w:t>
      </w:r>
    </w:p>
    <w:p w14:paraId="5FDA34BB" w14:textId="77777777" w:rsidR="00274127" w:rsidRDefault="00665A25">
      <w:pPr>
        <w:ind w:firstLine="480"/>
      </w:pPr>
      <w:bookmarkStart w:id="36" w:name="ref-pomboHybridPowerSystem2021"/>
      <w:bookmarkEnd w:id="35"/>
      <w:r>
        <w:t xml:space="preserve">[9] </w:t>
      </w:r>
      <w:r>
        <w:tab/>
        <w:t xml:space="preserve">D. V. Pombo, “A Hybrid Power System for a Permanent Colony on Mars,” </w:t>
      </w:r>
      <w:r>
        <w:rPr>
          <w:i/>
          <w:iCs/>
        </w:rPr>
        <w:t>Space: Science &amp; Technology</w:t>
      </w:r>
      <w:r>
        <w:t xml:space="preserve">, vol. 2021, Jan. 2021, doi: </w:t>
      </w:r>
      <w:hyperlink r:id="rId31">
        <w:r>
          <w:t>10.34133/2021/9820546</w:t>
        </w:r>
      </w:hyperlink>
      <w:r>
        <w:t>.</w:t>
      </w:r>
    </w:p>
    <w:p w14:paraId="5125D861" w14:textId="77777777" w:rsidR="00274127" w:rsidRDefault="00665A25">
      <w:pPr>
        <w:ind w:firstLine="480"/>
      </w:pPr>
      <w:bookmarkStart w:id="37" w:name="Xbbf923d35a3bb5ed0173a7706c23be4b09ce440"/>
      <w:bookmarkEnd w:id="36"/>
      <w:r>
        <w:t xml:space="preserve">[10] </w:t>
      </w:r>
      <w:r>
        <w:tab/>
        <w:t xml:space="preserve">W. Han, T. Wik, A. Kersten, G. Dong, and C. Zou, “Next-Generation Battery Management Systems: Dynamic Reconfiguration,” </w:t>
      </w:r>
      <w:r>
        <w:rPr>
          <w:i/>
          <w:iCs/>
        </w:rPr>
        <w:t>IEEE Industrial Electronics Magazine</w:t>
      </w:r>
      <w:r>
        <w:t xml:space="preserve">, vol. 14, no. 4, pp. 20–31, Dec. 2020, doi: </w:t>
      </w:r>
      <w:hyperlink r:id="rId32">
        <w:r>
          <w:t>10.1109/MIE.2020.3002486</w:t>
        </w:r>
      </w:hyperlink>
      <w:r>
        <w:t>.</w:t>
      </w:r>
    </w:p>
    <w:p w14:paraId="33EAD10A" w14:textId="77777777" w:rsidR="00274127" w:rsidRDefault="00665A25">
      <w:pPr>
        <w:ind w:firstLine="480"/>
      </w:pPr>
      <w:bookmarkStart w:id="38" w:name="ref-visairoReconfigurableBatteryPack2008"/>
      <w:bookmarkEnd w:id="37"/>
      <w:r>
        <w:t xml:space="preserve">[11] </w:t>
      </w:r>
      <w:r>
        <w:tab/>
        <w:t xml:space="preserve">H. Visairo and P. Kumar, “A reconfigurable battery pack for improving power conversion efficiency in portable devices,” in </w:t>
      </w:r>
      <w:r>
        <w:rPr>
          <w:i/>
          <w:iCs/>
        </w:rPr>
        <w:t>2008 7th International Caribbean Conference on Devices, Circuits and Systems</w:t>
      </w:r>
      <w:r>
        <w:t xml:space="preserve">, Apr. 2008, pp. 1–6. doi: </w:t>
      </w:r>
      <w:hyperlink r:id="rId33">
        <w:r>
          <w:t>10.1109/ICCDCS.2008.4542628</w:t>
        </w:r>
      </w:hyperlink>
      <w:r>
        <w:t>.</w:t>
      </w:r>
    </w:p>
    <w:p w14:paraId="52623144" w14:textId="77777777" w:rsidR="00274127" w:rsidRDefault="00665A25">
      <w:pPr>
        <w:ind w:firstLine="480"/>
      </w:pPr>
      <w:bookmarkStart w:id="39" w:name="X858b7068e1ed261e07a1481bf8909a2ea6de868"/>
      <w:bookmarkEnd w:id="38"/>
      <w:r>
        <w:t xml:space="preserve">[12] </w:t>
      </w:r>
      <w:r>
        <w:tab/>
        <w:t xml:space="preserve">L. He, L. Gu, L. Kong, Y. Gu, C. Liu, and T. He, “Exploring Adaptive Reconfiguration to Optimize Energy Efficiency in Large-Scale Battery Systems,” in </w:t>
      </w:r>
      <w:r>
        <w:rPr>
          <w:i/>
          <w:iCs/>
        </w:rPr>
        <w:t>2013 IEEE 34th Real-Time Systems Symposium</w:t>
      </w:r>
      <w:r>
        <w:t xml:space="preserve">, Dec. 2013, pp. 118–127. doi: </w:t>
      </w:r>
      <w:hyperlink r:id="rId34">
        <w:r>
          <w:t>10.1109/RTSS.2013.20</w:t>
        </w:r>
      </w:hyperlink>
      <w:r>
        <w:t>.</w:t>
      </w:r>
    </w:p>
    <w:p w14:paraId="1C08E63B" w14:textId="77777777" w:rsidR="00274127" w:rsidRDefault="00665A25">
      <w:pPr>
        <w:ind w:firstLine="480"/>
      </w:pPr>
      <w:bookmarkStart w:id="40" w:name="X34c5dd4635380686d38c28b162e8ddf1ed8d558"/>
      <w:bookmarkEnd w:id="39"/>
      <w:r>
        <w:t xml:space="preserve">[13] </w:t>
      </w:r>
      <w:r>
        <w:tab/>
        <w:t xml:space="preserve">H. He, R. Xiong, X. Zhang, F. Sun, and J. Fan, “State-of-Charge Estimation of the Lithium-Ion Battery Using an Adaptive Extended Kalman Filter Based on an Improved </w:t>
      </w:r>
      <w:r>
        <w:lastRenderedPageBreak/>
        <w:t xml:space="preserve">Thevenin Model,” </w:t>
      </w:r>
      <w:r>
        <w:rPr>
          <w:i/>
          <w:iCs/>
        </w:rPr>
        <w:t>IEEE Transactions on Vehicular Technology</w:t>
      </w:r>
      <w:r>
        <w:t xml:space="preserve">, vol. 60, no. 4, pp. 1461–1469, May 2011, doi: </w:t>
      </w:r>
      <w:hyperlink r:id="rId35">
        <w:r>
          <w:t>10.1109/TVT.2011.2132812</w:t>
        </w:r>
      </w:hyperlink>
      <w:r>
        <w:t>.</w:t>
      </w:r>
    </w:p>
    <w:p w14:paraId="1C7527D3" w14:textId="77777777" w:rsidR="00274127" w:rsidRDefault="00665A25">
      <w:pPr>
        <w:ind w:firstLine="480"/>
      </w:pPr>
      <w:bookmarkStart w:id="41" w:name="ref-mousavig.VariousBatteryModels2014"/>
      <w:bookmarkEnd w:id="40"/>
      <w:r>
        <w:t xml:space="preserve">[14] </w:t>
      </w:r>
      <w:r>
        <w:tab/>
        <w:t xml:space="preserve">S. M. Mousavi G. and M. Nikdel, “Various battery models for various simulation studies and applications,” </w:t>
      </w:r>
      <w:r>
        <w:rPr>
          <w:i/>
          <w:iCs/>
        </w:rPr>
        <w:t>Renewable and Sustainable Energy Reviews</w:t>
      </w:r>
      <w:r>
        <w:t xml:space="preserve">, vol. 32, pp. 477–485, Apr. 2014, doi: </w:t>
      </w:r>
      <w:hyperlink r:id="rId36">
        <w:r>
          <w:t>10.1016/j.rser.2014.01.048</w:t>
        </w:r>
      </w:hyperlink>
      <w:r>
        <w:t>.</w:t>
      </w:r>
    </w:p>
    <w:p w14:paraId="55857A94" w14:textId="77777777" w:rsidR="00274127" w:rsidRDefault="00665A25">
      <w:pPr>
        <w:ind w:firstLine="480"/>
      </w:pPr>
      <w:bookmarkStart w:id="42" w:name="X9b4fccc0c3ec948dce88d1b171154b0017c2444"/>
      <w:bookmarkEnd w:id="41"/>
      <w:r>
        <w:t xml:space="preserve">[15] </w:t>
      </w:r>
      <w:r>
        <w:tab/>
        <w:t xml:space="preserve">B. Lawson, “A Software Configurable Battery,” </w:t>
      </w:r>
      <w:r>
        <w:rPr>
          <w:i/>
          <w:iCs/>
        </w:rPr>
        <w:t>EVS26 International Battery, Hybrid and Fuel Cell Electric Vehicle Symposium</w:t>
      </w:r>
      <w:r>
        <w:t>, 2012.</w:t>
      </w:r>
    </w:p>
    <w:p w14:paraId="7CBC710E" w14:textId="77777777" w:rsidR="00274127" w:rsidRDefault="00665A25">
      <w:pPr>
        <w:ind w:firstLine="480"/>
      </w:pPr>
      <w:bookmarkStart w:id="43" w:name="ref-ciNovelDesignAdaptive2007"/>
      <w:bookmarkEnd w:id="42"/>
      <w:r>
        <w:t xml:space="preserve">[16] </w:t>
      </w:r>
      <w:r>
        <w:tab/>
        <w:t xml:space="preserve">S. Ci, J. Zhang, H. Sharif, and M. Alahmad, “A Novel Design of Adaptive Reconfigurable Multicell Battery for Power-Aware Embedded Networked Sensing Systems,” in </w:t>
      </w:r>
      <w:r>
        <w:rPr>
          <w:i/>
          <w:iCs/>
        </w:rPr>
        <w:t>IEEE GLOBECOM 2007-2007 IEEE Global Telecommunications Conference</w:t>
      </w:r>
      <w:r>
        <w:t xml:space="preserve">, Nov. 2007, pp. 1043–1047. doi: </w:t>
      </w:r>
      <w:hyperlink r:id="rId37">
        <w:r>
          <w:t>10.1109/GLOCOM.2007.201</w:t>
        </w:r>
      </w:hyperlink>
      <w:r>
        <w:t>.</w:t>
      </w:r>
    </w:p>
    <w:p w14:paraId="644A1880" w14:textId="77777777" w:rsidR="00274127" w:rsidRDefault="00665A25">
      <w:pPr>
        <w:ind w:firstLine="480"/>
      </w:pPr>
      <w:bookmarkStart w:id="44" w:name="ref-alahmadBatterySwitchArray2008"/>
      <w:bookmarkEnd w:id="43"/>
      <w:r>
        <w:t xml:space="preserve">[17] </w:t>
      </w:r>
      <w:r>
        <w:tab/>
        <w:t xml:space="preserve">M. Alahmad, H. Hess, M. Mojarradi, W. West, and J. Whitacre, “Battery switch array system with application for JPL’s rechargeable micro-scale batteries,” </w:t>
      </w:r>
      <w:r>
        <w:rPr>
          <w:i/>
          <w:iCs/>
        </w:rPr>
        <w:t>Journal of Power Sources</w:t>
      </w:r>
      <w:r>
        <w:t xml:space="preserve">, vol. 177, no. 2, pp. 566–578, Mar. 2008, doi: </w:t>
      </w:r>
      <w:hyperlink r:id="rId38">
        <w:r>
          <w:t>10.1016/j.jpowsour.2007.11.053</w:t>
        </w:r>
      </w:hyperlink>
      <w:r>
        <w:t>.</w:t>
      </w:r>
    </w:p>
    <w:p w14:paraId="099ACE6E" w14:textId="77777777" w:rsidR="00274127" w:rsidRDefault="00665A25">
      <w:pPr>
        <w:ind w:firstLine="480"/>
      </w:pPr>
      <w:bookmarkStart w:id="45" w:name="ref-kimDependableEfficientScalable2010b"/>
      <w:bookmarkEnd w:id="44"/>
      <w:r>
        <w:t xml:space="preserve">[18] </w:t>
      </w:r>
      <w:r>
        <w:tab/>
        <w:t xml:space="preserve">H. Kim and K. G. Shin, “Dependable, efficient, scalable architecture for management of large-scale batteries,” in </w:t>
      </w:r>
      <w:r>
        <w:rPr>
          <w:i/>
          <w:iCs/>
        </w:rPr>
        <w:t>Proceedings of the 1st ACM/IEEE International Conference on Cyber-Physical Systems</w:t>
      </w:r>
      <w:r>
        <w:t xml:space="preserve">, Apr. 2010, pp. 178–187. doi: </w:t>
      </w:r>
      <w:hyperlink r:id="rId39">
        <w:r>
          <w:t>10.1145/1795194.1795219</w:t>
        </w:r>
      </w:hyperlink>
      <w:r>
        <w:t>.</w:t>
      </w:r>
    </w:p>
    <w:p w14:paraId="12EE02F8" w14:textId="77777777" w:rsidR="00274127" w:rsidRDefault="00665A25">
      <w:pPr>
        <w:ind w:firstLine="480"/>
      </w:pPr>
      <w:bookmarkStart w:id="46" w:name="X6bdac33a52bfe9aa3e81c41a4f1be27ea4b8258"/>
      <w:bookmarkEnd w:id="45"/>
      <w:r>
        <w:t xml:space="preserve">[19] </w:t>
      </w:r>
      <w:r>
        <w:tab/>
        <w:t xml:space="preserve">Y. Kim </w:t>
      </w:r>
      <w:r>
        <w:rPr>
          <w:i/>
          <w:iCs/>
        </w:rPr>
        <w:t>et al.</w:t>
      </w:r>
      <w:r>
        <w:t xml:space="preserve">, “Balanced reconfiguration of storage banks in a hybrid electrical energy storage system,” in </w:t>
      </w:r>
      <w:r>
        <w:rPr>
          <w:i/>
          <w:iCs/>
        </w:rPr>
        <w:t>2011 IEEE/ACM International Conference on Computer-Aided Design (ICCAD)</w:t>
      </w:r>
      <w:r>
        <w:t xml:space="preserve">, Nov. 2011, pp. 624–631. doi: </w:t>
      </w:r>
      <w:hyperlink r:id="rId40">
        <w:r>
          <w:t>10.1109/ICCAD.2011.6105395</w:t>
        </w:r>
      </w:hyperlink>
      <w:r>
        <w:t>.</w:t>
      </w:r>
    </w:p>
    <w:p w14:paraId="4FF48FA0" w14:textId="77777777" w:rsidR="00274127" w:rsidRDefault="00665A25">
      <w:pPr>
        <w:ind w:firstLine="480"/>
      </w:pPr>
      <w:bookmarkStart w:id="47" w:name="X957742db2ea1596a1b16875343d32851e7d075e"/>
      <w:bookmarkEnd w:id="46"/>
      <w:r>
        <w:t xml:space="preserve">[20] </w:t>
      </w:r>
      <w:r>
        <w:tab/>
        <w:t xml:space="preserve">T. Kim, W. Qiao, and L. Qu, “A series-connected self-reconfigurable multicell battery capable of safe and effective charging/discharging and balancing operations,” in </w:t>
      </w:r>
      <w:r>
        <w:rPr>
          <w:i/>
          <w:iCs/>
        </w:rPr>
        <w:t>2012 Twenty-Seventh Annual IEEE Applied Power Electronics Conference and Exposition (APEC)</w:t>
      </w:r>
      <w:r>
        <w:t xml:space="preserve">, Feb. 2012, pp. 2259–2264. doi: </w:t>
      </w:r>
      <w:hyperlink r:id="rId41">
        <w:r>
          <w:t>10.1109/APEC.2012.6166137</w:t>
        </w:r>
      </w:hyperlink>
      <w:r>
        <w:t>.</w:t>
      </w:r>
    </w:p>
    <w:p w14:paraId="7436DB6B" w14:textId="77777777" w:rsidR="00274127" w:rsidRDefault="00665A25">
      <w:pPr>
        <w:ind w:firstLine="480"/>
      </w:pPr>
      <w:bookmarkStart w:id="48" w:name="ref-6843711"/>
      <w:bookmarkEnd w:id="47"/>
      <w:r>
        <w:t xml:space="preserve">[21] </w:t>
      </w:r>
      <w:r>
        <w:tab/>
        <w:t xml:space="preserve">L. He </w:t>
      </w:r>
      <w:r>
        <w:rPr>
          <w:i/>
          <w:iCs/>
        </w:rPr>
        <w:t>et al.</w:t>
      </w:r>
      <w:r>
        <w:t xml:space="preserve">, “Reconfiguration-assisted charging in large-scale Lithium-ion battery systems,” in </w:t>
      </w:r>
      <w:r>
        <w:rPr>
          <w:i/>
          <w:iCs/>
        </w:rPr>
        <w:t>2014 ACM/IEEE International Conference on Cyber-Physical Systems (ICCPS)</w:t>
      </w:r>
      <w:r>
        <w:t xml:space="preserve">, Apr. 2014, pp. 60–71. doi: </w:t>
      </w:r>
      <w:hyperlink r:id="rId42">
        <w:r>
          <w:t>10.1109/ICCPS.2014.6843711</w:t>
        </w:r>
      </w:hyperlink>
      <w:r>
        <w:t>.</w:t>
      </w:r>
      <w:bookmarkEnd w:id="26"/>
      <w:bookmarkEnd w:id="28"/>
      <w:bookmarkEnd w:id="48"/>
    </w:p>
    <w:sectPr w:rsidR="00274127" w:rsidSect="00191884">
      <w:headerReference w:type="even" r:id="rId43"/>
      <w:headerReference w:type="default" r:id="rId44"/>
      <w:footerReference w:type="even" r:id="rId45"/>
      <w:footerReference w:type="default" r:id="rId46"/>
      <w:headerReference w:type="first" r:id="rId47"/>
      <w:footerReference w:type="first" r:id="rId48"/>
      <w:type w:val="continuous"/>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Phia" w:date="2023-06-27T23:42:00Z" w:initials="P">
    <w:p w14:paraId="769282F8" w14:textId="5071B8CB" w:rsidR="00191884" w:rsidRPr="00191884" w:rsidRDefault="00191884">
      <w:pPr>
        <w:pStyle w:val="aa"/>
        <w:ind w:firstLine="320"/>
        <w:rPr>
          <w:rFonts w:eastAsiaTheme="minorEastAsia" w:hint="eastAsia"/>
          <w:lang w:eastAsia="zh-CN"/>
        </w:rPr>
      </w:pPr>
      <w:r>
        <w:rPr>
          <w:rStyle w:val="a9"/>
        </w:rPr>
        <w:annotationRef/>
      </w:r>
      <w:r>
        <w:rPr>
          <w:rFonts w:eastAsiaTheme="minorEastAsia" w:hint="eastAsia"/>
          <w:lang w:eastAsia="zh-CN"/>
        </w:rPr>
        <w:t>建议换成表格的形式展示这个结果，</w:t>
      </w:r>
      <w:r w:rsidR="00F9333E">
        <w:rPr>
          <w:rFonts w:eastAsiaTheme="minorEastAsia" w:hint="eastAsia"/>
          <w:lang w:eastAsia="zh-CN"/>
        </w:rPr>
        <w:t>图主要是用来展示趋势和直观对比的，但是这里的结果好像不太需要强调趋势或对比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9282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9282F8" w16cid:durableId="2845F2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B3D9D" w14:textId="77777777" w:rsidR="00A80CEC" w:rsidRDefault="00A80CEC">
      <w:pPr>
        <w:spacing w:line="240" w:lineRule="auto"/>
        <w:ind w:firstLine="480"/>
      </w:pPr>
      <w:r>
        <w:separator/>
      </w:r>
    </w:p>
  </w:endnote>
  <w:endnote w:type="continuationSeparator" w:id="0">
    <w:p w14:paraId="1221C589" w14:textId="77777777" w:rsidR="00A80CEC" w:rsidRDefault="00A80CE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589C0" w14:textId="77777777" w:rsidR="00191884" w:rsidRDefault="00191884">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7FA60" w14:textId="77777777" w:rsidR="00191884" w:rsidRDefault="00191884">
    <w:pPr>
      <w:pStyle w:val="a7"/>
      <w:ind w:firstLine="480"/>
      <w:jc w:val="center"/>
    </w:pPr>
    <w:r>
      <w:fldChar w:fldCharType="begin"/>
    </w:r>
    <w:r>
      <w:instrText>PAGE   \* MERGEFORMAT</w:instrText>
    </w:r>
    <w:r>
      <w:fldChar w:fldCharType="separate"/>
    </w:r>
    <w:r>
      <w:rPr>
        <w:noProof/>
      </w:rPr>
      <w:t>2</w:t>
    </w:r>
    <w:r>
      <w:fldChar w:fldCharType="end"/>
    </w:r>
  </w:p>
  <w:p w14:paraId="5B4CE427" w14:textId="77777777" w:rsidR="00191884" w:rsidRDefault="00191884" w:rsidP="00191884">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B1983" w14:textId="77777777" w:rsidR="00191884" w:rsidRDefault="00191884">
    <w:pPr>
      <w:pStyle w:val="a7"/>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67F12" w14:textId="77777777" w:rsidR="00A80CEC" w:rsidRDefault="00A80CEC">
      <w:pPr>
        <w:ind w:firstLine="480"/>
      </w:pPr>
      <w:r>
        <w:separator/>
      </w:r>
    </w:p>
  </w:footnote>
  <w:footnote w:type="continuationSeparator" w:id="0">
    <w:p w14:paraId="30C66E9E" w14:textId="77777777" w:rsidR="00A80CEC" w:rsidRDefault="00A80CE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68DC5" w14:textId="77777777" w:rsidR="00191884" w:rsidRDefault="00191884">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5D2F" w14:textId="77777777" w:rsidR="00191884" w:rsidRPr="009B44CC" w:rsidRDefault="00191884" w:rsidP="00191884">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043A9" w14:textId="77777777" w:rsidR="00191884" w:rsidRDefault="00191884">
    <w:pPr>
      <w:pStyle w:val="a5"/>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26A27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5C4661B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a">
    <w15:presenceInfo w15:providerId="Windows Live" w15:userId="f6e75aea592f0a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I2NTYyM7e0MDExMrFQ0lEKTi0uzszPAykwrAUAtmKW6CwAAAA="/>
  </w:docVars>
  <w:rsids>
    <w:rsidRoot w:val="00274127"/>
    <w:rsid w:val="000401D9"/>
    <w:rsid w:val="00191884"/>
    <w:rsid w:val="00274127"/>
    <w:rsid w:val="005D5C77"/>
    <w:rsid w:val="00600293"/>
    <w:rsid w:val="00665A25"/>
    <w:rsid w:val="006D271D"/>
    <w:rsid w:val="006E5772"/>
    <w:rsid w:val="007D77A3"/>
    <w:rsid w:val="009E1B56"/>
    <w:rsid w:val="00A71180"/>
    <w:rsid w:val="00A80CEC"/>
    <w:rsid w:val="00C70FB4"/>
    <w:rsid w:val="00DA1D23"/>
    <w:rsid w:val="00DC1CE8"/>
    <w:rsid w:val="00E36179"/>
    <w:rsid w:val="00F933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905A"/>
  <w15:docId w15:val="{2D7396A6-57D4-47B0-B803-1F554F6F7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82A"/>
    <w:pPr>
      <w:spacing w:line="360" w:lineRule="auto"/>
      <w:ind w:firstLineChars="200" w:firstLine="200"/>
      <w:jc w:val="both"/>
    </w:pPr>
    <w:rPr>
      <w:sz w:val="24"/>
      <w:szCs w:val="24"/>
      <w:lang w:val="de-DE" w:eastAsia="ja-JP"/>
    </w:rPr>
  </w:style>
  <w:style w:type="paragraph" w:styleId="1">
    <w:name w:val="heading 1"/>
    <w:basedOn w:val="Legend"/>
    <w:next w:val="a"/>
    <w:link w:val="10"/>
    <w:uiPriority w:val="9"/>
    <w:qFormat/>
    <w:rsid w:val="004363EA"/>
    <w:pPr>
      <w:ind w:firstLineChars="0" w:firstLine="0"/>
      <w:jc w:val="left"/>
      <w:outlineLvl w:val="0"/>
    </w:pPr>
    <w:rPr>
      <w:b/>
      <w:noProof/>
      <w:sz w:val="32"/>
    </w:rPr>
  </w:style>
  <w:style w:type="paragraph" w:styleId="2">
    <w:name w:val="heading 2"/>
    <w:next w:val="a"/>
    <w:link w:val="20"/>
    <w:uiPriority w:val="9"/>
    <w:unhideWhenUsed/>
    <w:qFormat/>
    <w:rsid w:val="004363EA"/>
    <w:pPr>
      <w:spacing w:line="360" w:lineRule="auto"/>
      <w:outlineLvl w:val="1"/>
    </w:pPr>
    <w:rPr>
      <w:b/>
      <w:noProof/>
      <w:sz w:val="30"/>
      <w:szCs w:val="24"/>
      <w:lang w:val="en-US" w:eastAsia="ja-JP"/>
    </w:rPr>
  </w:style>
  <w:style w:type="paragraph" w:styleId="3">
    <w:name w:val="heading 3"/>
    <w:next w:val="a"/>
    <w:link w:val="30"/>
    <w:uiPriority w:val="9"/>
    <w:unhideWhenUsed/>
    <w:qFormat/>
    <w:rsid w:val="004363EA"/>
    <w:pPr>
      <w:spacing w:line="360" w:lineRule="auto"/>
      <w:outlineLvl w:val="2"/>
    </w:pPr>
    <w:rPr>
      <w:b/>
      <w:sz w:val="24"/>
      <w:szCs w:val="24"/>
      <w:lang w:val="de-DE"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istory">
    <w:name w:val="History"/>
    <w:basedOn w:val="a"/>
    <w:rsid w:val="005B291B"/>
    <w:pPr>
      <w:spacing w:before="230" w:after="460" w:line="180" w:lineRule="exact"/>
      <w:jc w:val="right"/>
    </w:pPr>
    <w:rPr>
      <w:rFonts w:ascii="Arial" w:hAnsi="Arial"/>
      <w:sz w:val="14"/>
      <w:szCs w:val="16"/>
    </w:rPr>
  </w:style>
  <w:style w:type="paragraph" w:customStyle="1" w:styleId="References">
    <w:name w:val="References"/>
    <w:basedOn w:val="a"/>
    <w:rsid w:val="00B71641"/>
    <w:pPr>
      <w:spacing w:line="200" w:lineRule="exact"/>
      <w:ind w:firstLineChars="0" w:firstLine="0"/>
      <w:jc w:val="left"/>
    </w:pPr>
    <w:rPr>
      <w:rFonts w:eastAsia="宋体"/>
      <w:sz w:val="15"/>
      <w:szCs w:val="14"/>
      <w:lang w:val="en-GB"/>
    </w:rPr>
  </w:style>
  <w:style w:type="paragraph" w:customStyle="1" w:styleId="HExperimentalSection">
    <w:name w:val="HExperimental_Section"/>
    <w:basedOn w:val="a"/>
    <w:rsid w:val="005B291B"/>
    <w:pPr>
      <w:spacing w:before="460" w:after="230" w:line="230" w:lineRule="atLeast"/>
    </w:pPr>
    <w:rPr>
      <w:i/>
      <w:szCs w:val="20"/>
    </w:rPr>
  </w:style>
  <w:style w:type="paragraph" w:customStyle="1" w:styleId="ExperimentalSection">
    <w:name w:val="ExperimentalSection"/>
    <w:basedOn w:val="a"/>
    <w:rsid w:val="005B291B"/>
    <w:pPr>
      <w:spacing w:after="240" w:line="200" w:lineRule="exact"/>
      <w:ind w:firstLine="170"/>
    </w:pPr>
    <w:rPr>
      <w:sz w:val="16"/>
      <w:szCs w:val="14"/>
      <w:lang w:val="en-GB"/>
    </w:rPr>
  </w:style>
  <w:style w:type="paragraph" w:customStyle="1" w:styleId="FNB">
    <w:name w:val="FNB"/>
    <w:basedOn w:val="a"/>
    <w:link w:val="FNBChar"/>
    <w:rsid w:val="005B291B"/>
    <w:pPr>
      <w:widowControl w:val="0"/>
      <w:spacing w:after="40" w:line="160" w:lineRule="exact"/>
      <w:ind w:left="567" w:right="4434" w:hanging="567"/>
    </w:pPr>
    <w:rPr>
      <w:rFonts w:ascii="Times" w:hAnsi="Times"/>
      <w:sz w:val="14"/>
      <w:szCs w:val="3276"/>
      <w:lang w:val="en-GB" w:eastAsia="de-DE"/>
    </w:rPr>
  </w:style>
  <w:style w:type="character" w:customStyle="1" w:styleId="FNBChar">
    <w:name w:val="FNB Char"/>
    <w:link w:val="FNB"/>
    <w:rsid w:val="005B291B"/>
    <w:rPr>
      <w:rFonts w:ascii="Times" w:hAnsi="Times"/>
      <w:sz w:val="14"/>
      <w:szCs w:val="3276"/>
      <w:lang w:val="en-GB" w:eastAsia="de-DE" w:bidi="ar-SA"/>
    </w:rPr>
  </w:style>
  <w:style w:type="paragraph" w:customStyle="1" w:styleId="Ack">
    <w:name w:val="Ack"/>
    <w:basedOn w:val="a"/>
    <w:rsid w:val="005B291B"/>
  </w:style>
  <w:style w:type="paragraph" w:customStyle="1" w:styleId="TableCaption">
    <w:name w:val="TableCaption"/>
    <w:rsid w:val="0014782A"/>
    <w:pPr>
      <w:spacing w:after="120"/>
      <w:jc w:val="center"/>
    </w:pPr>
    <w:rPr>
      <w:rFonts w:ascii="等线" w:eastAsia="黑体" w:hAnsi="等线"/>
      <w:b/>
      <w:sz w:val="21"/>
      <w:szCs w:val="14"/>
      <w:lang w:eastAsia="ja-JP"/>
    </w:rPr>
  </w:style>
  <w:style w:type="paragraph" w:customStyle="1" w:styleId="TableHead">
    <w:name w:val="TableHead"/>
    <w:basedOn w:val="TableCaption"/>
    <w:rsid w:val="006511FB"/>
    <w:pPr>
      <w:pBdr>
        <w:top w:val="single" w:sz="4" w:space="4" w:color="FFFFFF"/>
        <w:left w:val="single" w:sz="4" w:space="4" w:color="FFFFFF"/>
        <w:bottom w:val="single" w:sz="4" w:space="4" w:color="FFFFFF"/>
        <w:right w:val="single" w:sz="4" w:space="4" w:color="FFFFFF"/>
      </w:pBdr>
      <w:spacing w:after="0"/>
    </w:pPr>
  </w:style>
  <w:style w:type="paragraph" w:customStyle="1" w:styleId="TableBody">
    <w:name w:val="TableBody"/>
    <w:basedOn w:val="TableHead"/>
    <w:rsid w:val="00B71641"/>
    <w:rPr>
      <w:rFonts w:ascii="Times New Roman" w:eastAsia="宋体" w:hAnsi="Times New Roman"/>
      <w:b w:val="0"/>
      <w:sz w:val="24"/>
    </w:rPr>
  </w:style>
  <w:style w:type="paragraph" w:customStyle="1" w:styleId="TableFoot">
    <w:name w:val="TableFoot"/>
    <w:basedOn w:val="TableBody"/>
    <w:rsid w:val="006511FB"/>
    <w:pPr>
      <w:spacing w:before="60" w:after="60"/>
    </w:pPr>
  </w:style>
  <w:style w:type="paragraph" w:customStyle="1" w:styleId="SchemeCaption">
    <w:name w:val="SchemeCaption"/>
    <w:basedOn w:val="a"/>
    <w:rsid w:val="006511FB"/>
    <w:pPr>
      <w:spacing w:before="230" w:after="460" w:line="190" w:lineRule="exact"/>
    </w:pPr>
    <w:rPr>
      <w:rFonts w:ascii="Arial" w:hAnsi="Arial"/>
      <w:sz w:val="16"/>
      <w:szCs w:val="14"/>
      <w:lang w:val="en-GB"/>
    </w:rPr>
  </w:style>
  <w:style w:type="paragraph" w:styleId="a3">
    <w:name w:val="footnote text"/>
    <w:basedOn w:val="a"/>
    <w:semiHidden/>
    <w:rsid w:val="00D81375"/>
    <w:pPr>
      <w:keepLines/>
      <w:widowControl w:val="0"/>
    </w:pPr>
    <w:rPr>
      <w:rFonts w:eastAsia="Times New Roman"/>
      <w:sz w:val="20"/>
      <w:szCs w:val="20"/>
      <w:lang w:val="en-GB" w:eastAsia="ro-RO"/>
    </w:rPr>
  </w:style>
  <w:style w:type="paragraph" w:customStyle="1" w:styleId="STOE">
    <w:name w:val="STOE"/>
    <w:basedOn w:val="a"/>
    <w:link w:val="STOEChar1"/>
    <w:rsid w:val="00D81375"/>
    <w:pPr>
      <w:widowControl w:val="0"/>
      <w:spacing w:line="236" w:lineRule="exact"/>
      <w:ind w:right="4434"/>
    </w:pPr>
    <w:rPr>
      <w:rFonts w:ascii="Times" w:hAnsi="Times"/>
      <w:sz w:val="18"/>
      <w:szCs w:val="3276"/>
      <w:lang w:val="en-GB" w:eastAsia="de-DE"/>
    </w:rPr>
  </w:style>
  <w:style w:type="character" w:customStyle="1" w:styleId="STOEChar1">
    <w:name w:val="STOE Char1"/>
    <w:link w:val="STOE"/>
    <w:rsid w:val="00D81375"/>
    <w:rPr>
      <w:rFonts w:ascii="Times" w:hAnsi="Times"/>
      <w:sz w:val="18"/>
      <w:szCs w:val="3276"/>
      <w:lang w:val="en-GB" w:eastAsia="de-DE" w:bidi="ar-SA"/>
    </w:rPr>
  </w:style>
  <w:style w:type="paragraph" w:styleId="a4">
    <w:name w:val="Balloon Text"/>
    <w:basedOn w:val="a"/>
    <w:semiHidden/>
    <w:rsid w:val="00D81375"/>
    <w:rPr>
      <w:rFonts w:ascii="Tahoma" w:hAnsi="Tahoma" w:cs="Tahoma"/>
      <w:sz w:val="16"/>
      <w:szCs w:val="16"/>
    </w:rPr>
  </w:style>
  <w:style w:type="paragraph" w:styleId="a5">
    <w:name w:val="header"/>
    <w:basedOn w:val="a"/>
    <w:link w:val="a6"/>
    <w:rsid w:val="00881456"/>
    <w:pPr>
      <w:tabs>
        <w:tab w:val="center" w:pos="4536"/>
        <w:tab w:val="right" w:pos="9072"/>
      </w:tabs>
    </w:pPr>
    <w:rPr>
      <w:lang w:val="x-none"/>
    </w:rPr>
  </w:style>
  <w:style w:type="paragraph" w:styleId="a7">
    <w:name w:val="footer"/>
    <w:basedOn w:val="a"/>
    <w:link w:val="a8"/>
    <w:uiPriority w:val="99"/>
    <w:rsid w:val="00881456"/>
    <w:pPr>
      <w:tabs>
        <w:tab w:val="center" w:pos="4536"/>
        <w:tab w:val="right" w:pos="9072"/>
      </w:tabs>
    </w:pPr>
  </w:style>
  <w:style w:type="paragraph" w:customStyle="1" w:styleId="Title1">
    <w:name w:val="Title1"/>
    <w:basedOn w:val="a"/>
    <w:rsid w:val="00004A23"/>
    <w:rPr>
      <w:b/>
      <w:lang w:val="en-US"/>
    </w:rPr>
  </w:style>
  <w:style w:type="paragraph" w:customStyle="1" w:styleId="AuthorsFull">
    <w:name w:val="Authors Full"/>
    <w:rsid w:val="004D6247"/>
    <w:pPr>
      <w:spacing w:line="360" w:lineRule="auto"/>
      <w:jc w:val="center"/>
    </w:pPr>
    <w:rPr>
      <w:rFonts w:ascii="Times" w:eastAsia="宋体" w:hAnsi="Times"/>
      <w:i/>
      <w:sz w:val="18"/>
      <w:szCs w:val="3276"/>
      <w:lang w:val="en-US" w:eastAsia="de-DE"/>
    </w:rPr>
  </w:style>
  <w:style w:type="paragraph" w:customStyle="1" w:styleId="dedication">
    <w:name w:val="dedication"/>
    <w:basedOn w:val="a"/>
    <w:rsid w:val="00004A23"/>
    <w:rPr>
      <w:i/>
      <w:lang w:val="en-US"/>
    </w:rPr>
  </w:style>
  <w:style w:type="paragraph" w:customStyle="1" w:styleId="Addresses">
    <w:name w:val="Addresses"/>
    <w:basedOn w:val="a"/>
    <w:rsid w:val="00004A23"/>
    <w:rPr>
      <w:lang w:val="en-US"/>
    </w:rPr>
  </w:style>
  <w:style w:type="paragraph" w:customStyle="1" w:styleId="Acknowledgements">
    <w:name w:val="Acknowledgements"/>
    <w:basedOn w:val="a"/>
    <w:rsid w:val="00004A23"/>
    <w:rPr>
      <w:lang w:val="en-US"/>
    </w:rPr>
  </w:style>
  <w:style w:type="paragraph" w:customStyle="1" w:styleId="Abstract">
    <w:name w:val="Abstract"/>
    <w:autoRedefine/>
    <w:rsid w:val="009E17C2"/>
    <w:pPr>
      <w:spacing w:line="360" w:lineRule="auto"/>
      <w:ind w:leftChars="400" w:left="400" w:rightChars="400" w:right="400"/>
      <w:jc w:val="both"/>
    </w:pPr>
    <w:rPr>
      <w:rFonts w:eastAsia="楷体"/>
      <w:sz w:val="24"/>
      <w:szCs w:val="24"/>
      <w:lang w:val="en-US" w:eastAsia="ja-JP"/>
    </w:rPr>
  </w:style>
  <w:style w:type="paragraph" w:customStyle="1" w:styleId="Head1">
    <w:name w:val="Head 1"/>
    <w:basedOn w:val="a"/>
    <w:autoRedefine/>
    <w:rsid w:val="00415C4E"/>
    <w:rPr>
      <w:b/>
      <w:lang w:val="en-US"/>
    </w:rPr>
  </w:style>
  <w:style w:type="paragraph" w:customStyle="1" w:styleId="Head2">
    <w:name w:val="Head 2"/>
    <w:basedOn w:val="a"/>
    <w:autoRedefine/>
    <w:rsid w:val="00004A23"/>
    <w:rPr>
      <w:i/>
      <w:lang w:val="en-US"/>
    </w:rPr>
  </w:style>
  <w:style w:type="paragraph" w:customStyle="1" w:styleId="dates">
    <w:name w:val="dates"/>
    <w:basedOn w:val="a"/>
    <w:rsid w:val="00004A23"/>
    <w:pPr>
      <w:jc w:val="right"/>
    </w:pPr>
    <w:rPr>
      <w:lang w:val="en-US"/>
    </w:rPr>
  </w:style>
  <w:style w:type="paragraph" w:customStyle="1" w:styleId="Literature">
    <w:name w:val="Literature"/>
    <w:basedOn w:val="a"/>
    <w:rsid w:val="00004A23"/>
    <w:pPr>
      <w:spacing w:line="480" w:lineRule="auto"/>
    </w:pPr>
  </w:style>
  <w:style w:type="paragraph" w:customStyle="1" w:styleId="Legend">
    <w:name w:val="Legend"/>
    <w:basedOn w:val="a"/>
    <w:rsid w:val="00004A23"/>
    <w:rPr>
      <w:lang w:val="en-US"/>
    </w:rPr>
  </w:style>
  <w:style w:type="paragraph" w:customStyle="1" w:styleId="MainText">
    <w:name w:val="Main Text"/>
    <w:basedOn w:val="a"/>
    <w:link w:val="MainTextChar"/>
    <w:rsid w:val="00004A23"/>
    <w:pPr>
      <w:spacing w:line="480" w:lineRule="auto"/>
    </w:pPr>
    <w:rPr>
      <w:lang w:val="en-US"/>
    </w:rPr>
  </w:style>
  <w:style w:type="paragraph" w:customStyle="1" w:styleId="Tableofcontents">
    <w:name w:val="Table of contents"/>
    <w:autoRedefine/>
    <w:rsid w:val="00B71641"/>
    <w:pPr>
      <w:jc w:val="center"/>
    </w:pPr>
    <w:rPr>
      <w:rFonts w:eastAsia="宋体"/>
      <w:sz w:val="24"/>
      <w:szCs w:val="24"/>
      <w:lang w:val="en-US" w:eastAsia="ja-JP"/>
    </w:rPr>
  </w:style>
  <w:style w:type="paragraph" w:customStyle="1" w:styleId="ExperimentalText">
    <w:name w:val="Experimental Text"/>
    <w:basedOn w:val="a"/>
    <w:link w:val="ExperimentalTextChar"/>
    <w:rsid w:val="00004A23"/>
    <w:pPr>
      <w:spacing w:line="480" w:lineRule="auto"/>
    </w:pPr>
    <w:rPr>
      <w:lang w:val="en-US"/>
    </w:rPr>
  </w:style>
  <w:style w:type="character" w:customStyle="1" w:styleId="ExperimentalTextChar">
    <w:name w:val="Experimental Text Char"/>
    <w:link w:val="ExperimentalText"/>
    <w:rsid w:val="00004A23"/>
    <w:rPr>
      <w:rFonts w:eastAsia="MS Mincho"/>
      <w:sz w:val="24"/>
      <w:szCs w:val="24"/>
      <w:lang w:val="en-US" w:eastAsia="ja-JP" w:bidi="ar-SA"/>
    </w:rPr>
  </w:style>
  <w:style w:type="character" w:customStyle="1" w:styleId="MainTextChar">
    <w:name w:val="Main Text Char"/>
    <w:link w:val="MainText"/>
    <w:rsid w:val="00004A23"/>
    <w:rPr>
      <w:rFonts w:eastAsia="MS Mincho"/>
      <w:sz w:val="24"/>
      <w:szCs w:val="24"/>
      <w:lang w:val="en-US" w:eastAsia="ja-JP" w:bidi="ar-SA"/>
    </w:rPr>
  </w:style>
  <w:style w:type="paragraph" w:customStyle="1" w:styleId="Title2">
    <w:name w:val="Title2"/>
    <w:basedOn w:val="a"/>
    <w:rsid w:val="002D16A0"/>
    <w:rPr>
      <w:b/>
      <w:lang w:val="en-US"/>
    </w:rPr>
  </w:style>
  <w:style w:type="paragraph" w:customStyle="1" w:styleId="Dedication0">
    <w:name w:val="Dedication"/>
    <w:basedOn w:val="a"/>
    <w:autoRedefine/>
    <w:rsid w:val="00322D5B"/>
    <w:rPr>
      <w:lang w:val="en-US"/>
    </w:rPr>
  </w:style>
  <w:style w:type="paragraph" w:customStyle="1" w:styleId="Maintext0">
    <w:name w:val="Main text"/>
    <w:basedOn w:val="a"/>
    <w:link w:val="MaintextChar0"/>
    <w:autoRedefine/>
    <w:rsid w:val="0019723B"/>
    <w:pPr>
      <w:spacing w:line="480" w:lineRule="auto"/>
    </w:pPr>
    <w:rPr>
      <w:lang w:val="en-US"/>
    </w:rPr>
  </w:style>
  <w:style w:type="character" w:customStyle="1" w:styleId="MaintextChar0">
    <w:name w:val="Main text Char"/>
    <w:link w:val="Maintext0"/>
    <w:rsid w:val="0019723B"/>
    <w:rPr>
      <w:sz w:val="24"/>
      <w:szCs w:val="24"/>
      <w:lang w:val="en-US" w:eastAsia="ja-JP"/>
    </w:rPr>
  </w:style>
  <w:style w:type="paragraph" w:customStyle="1" w:styleId="Biography">
    <w:name w:val="Biography"/>
    <w:basedOn w:val="a"/>
    <w:autoRedefine/>
    <w:rsid w:val="00562E2B"/>
    <w:rPr>
      <w:i/>
      <w:lang w:val="en-US"/>
    </w:rPr>
  </w:style>
  <w:style w:type="character" w:customStyle="1" w:styleId="a6">
    <w:name w:val="页眉 字符"/>
    <w:link w:val="a5"/>
    <w:rsid w:val="00414465"/>
    <w:rPr>
      <w:sz w:val="24"/>
      <w:szCs w:val="24"/>
      <w:lang w:eastAsia="ja-JP"/>
    </w:rPr>
  </w:style>
  <w:style w:type="character" w:styleId="a9">
    <w:name w:val="annotation reference"/>
    <w:uiPriority w:val="99"/>
    <w:semiHidden/>
    <w:unhideWhenUsed/>
    <w:rsid w:val="00664F6D"/>
    <w:rPr>
      <w:sz w:val="16"/>
      <w:szCs w:val="16"/>
    </w:rPr>
  </w:style>
  <w:style w:type="paragraph" w:styleId="aa">
    <w:name w:val="annotation text"/>
    <w:basedOn w:val="a"/>
    <w:link w:val="ab"/>
    <w:uiPriority w:val="99"/>
    <w:semiHidden/>
    <w:unhideWhenUsed/>
    <w:rsid w:val="00664F6D"/>
    <w:rPr>
      <w:sz w:val="20"/>
      <w:szCs w:val="20"/>
      <w:lang w:val="x-none"/>
    </w:rPr>
  </w:style>
  <w:style w:type="character" w:customStyle="1" w:styleId="ab">
    <w:name w:val="批注文字 字符"/>
    <w:link w:val="aa"/>
    <w:uiPriority w:val="99"/>
    <w:semiHidden/>
    <w:rsid w:val="00664F6D"/>
    <w:rPr>
      <w:lang w:eastAsia="ja-JP"/>
    </w:rPr>
  </w:style>
  <w:style w:type="paragraph" w:styleId="ac">
    <w:name w:val="annotation subject"/>
    <w:basedOn w:val="aa"/>
    <w:next w:val="aa"/>
    <w:link w:val="ad"/>
    <w:uiPriority w:val="99"/>
    <w:semiHidden/>
    <w:unhideWhenUsed/>
    <w:rsid w:val="00664F6D"/>
    <w:rPr>
      <w:b/>
      <w:bCs/>
    </w:rPr>
  </w:style>
  <w:style w:type="character" w:customStyle="1" w:styleId="ad">
    <w:name w:val="批注主题 字符"/>
    <w:link w:val="ac"/>
    <w:uiPriority w:val="99"/>
    <w:semiHidden/>
    <w:rsid w:val="00664F6D"/>
    <w:rPr>
      <w:b/>
      <w:bCs/>
      <w:lang w:eastAsia="ja-JP"/>
    </w:rPr>
  </w:style>
  <w:style w:type="character" w:customStyle="1" w:styleId="a8">
    <w:name w:val="页脚 字符"/>
    <w:link w:val="a7"/>
    <w:uiPriority w:val="99"/>
    <w:rsid w:val="007B7A09"/>
    <w:rPr>
      <w:sz w:val="24"/>
      <w:szCs w:val="24"/>
      <w:lang w:eastAsia="ja-JP"/>
    </w:rPr>
  </w:style>
  <w:style w:type="character" w:customStyle="1" w:styleId="10">
    <w:name w:val="标题 1 字符"/>
    <w:basedOn w:val="a0"/>
    <w:link w:val="1"/>
    <w:uiPriority w:val="9"/>
    <w:rsid w:val="004363EA"/>
    <w:rPr>
      <w:b/>
      <w:noProof/>
      <w:sz w:val="32"/>
      <w:szCs w:val="24"/>
      <w:lang w:val="en-US" w:eastAsia="ja-JP"/>
    </w:rPr>
  </w:style>
  <w:style w:type="character" w:customStyle="1" w:styleId="20">
    <w:name w:val="标题 2 字符"/>
    <w:basedOn w:val="a0"/>
    <w:link w:val="2"/>
    <w:uiPriority w:val="9"/>
    <w:rsid w:val="004363EA"/>
    <w:rPr>
      <w:b/>
      <w:noProof/>
      <w:sz w:val="30"/>
      <w:szCs w:val="24"/>
      <w:lang w:val="en-US" w:eastAsia="ja-JP"/>
    </w:rPr>
  </w:style>
  <w:style w:type="character" w:customStyle="1" w:styleId="30">
    <w:name w:val="标题 3 字符"/>
    <w:basedOn w:val="a0"/>
    <w:link w:val="3"/>
    <w:uiPriority w:val="9"/>
    <w:rsid w:val="004363EA"/>
    <w:rPr>
      <w:b/>
      <w:sz w:val="24"/>
      <w:szCs w:val="24"/>
      <w:lang w:val="de-DE" w:eastAsia="ja-JP"/>
    </w:rPr>
  </w:style>
  <w:style w:type="paragraph" w:customStyle="1" w:styleId="11">
    <w:name w:val="题注1"/>
    <w:next w:val="a"/>
    <w:link w:val="caption"/>
    <w:rsid w:val="00E77B24"/>
    <w:pPr>
      <w:jc w:val="center"/>
    </w:pPr>
    <w:rPr>
      <w:rFonts w:eastAsia="黑体"/>
      <w:b/>
      <w:noProof/>
      <w:sz w:val="21"/>
      <w:szCs w:val="24"/>
      <w:lang w:val="en-US" w:eastAsia="ja-JP"/>
    </w:rPr>
  </w:style>
  <w:style w:type="paragraph" w:styleId="ae">
    <w:name w:val="caption"/>
    <w:next w:val="a"/>
    <w:uiPriority w:val="35"/>
    <w:unhideWhenUsed/>
    <w:qFormat/>
    <w:rsid w:val="00E66330"/>
    <w:pPr>
      <w:spacing w:afterLines="50" w:after="50"/>
      <w:jc w:val="center"/>
    </w:pPr>
    <w:rPr>
      <w:rFonts w:ascii="等线" w:eastAsia="黑体" w:hAnsi="等线"/>
      <w:sz w:val="21"/>
      <w:szCs w:val="24"/>
      <w:lang w:val="de-DE" w:eastAsia="ja-JP"/>
    </w:rPr>
  </w:style>
  <w:style w:type="character" w:customStyle="1" w:styleId="caption">
    <w:name w:val="caption 字符"/>
    <w:basedOn w:val="10"/>
    <w:link w:val="11"/>
    <w:rsid w:val="00E77B24"/>
    <w:rPr>
      <w:rFonts w:eastAsia="黑体"/>
      <w:b/>
      <w:noProof/>
      <w:sz w:val="21"/>
      <w:szCs w:val="24"/>
      <w:lang w:val="en-US" w:eastAsia="ja-JP"/>
    </w:rPr>
  </w:style>
  <w:style w:type="paragraph" w:styleId="af">
    <w:name w:val="Title"/>
    <w:next w:val="a"/>
    <w:link w:val="af0"/>
    <w:uiPriority w:val="10"/>
    <w:qFormat/>
    <w:rsid w:val="00C77907"/>
    <w:pPr>
      <w:spacing w:before="240" w:after="60" w:line="360" w:lineRule="auto"/>
      <w:jc w:val="center"/>
    </w:pPr>
    <w:rPr>
      <w:rFonts w:eastAsia="Times New Roman" w:cstheme="majorBidi"/>
      <w:b/>
      <w:bCs/>
      <w:sz w:val="32"/>
      <w:szCs w:val="32"/>
      <w:lang w:val="de-DE" w:eastAsia="ja-JP"/>
    </w:rPr>
  </w:style>
  <w:style w:type="character" w:customStyle="1" w:styleId="af0">
    <w:name w:val="标题 字符"/>
    <w:basedOn w:val="a0"/>
    <w:link w:val="af"/>
    <w:uiPriority w:val="10"/>
    <w:rsid w:val="00C77907"/>
    <w:rPr>
      <w:rFonts w:eastAsia="Times New Roman" w:cstheme="majorBidi"/>
      <w:b/>
      <w:bCs/>
      <w:sz w:val="32"/>
      <w:szCs w:val="32"/>
      <w:lang w:val="de-DE" w:eastAsia="ja-JP"/>
    </w:rPr>
  </w:style>
  <w:style w:type="paragraph" w:customStyle="1" w:styleId="TableBody056">
    <w:name w:val="样式 TableBody + 首行缩进:  0.56 厘米"/>
    <w:basedOn w:val="TableBody"/>
    <w:rsid w:val="00FE6E94"/>
    <w:rPr>
      <w:rFonts w:cs="宋体"/>
      <w:szCs w:val="20"/>
    </w:rPr>
  </w:style>
  <w:style w:type="paragraph" w:customStyle="1" w:styleId="TableBody085">
    <w:name w:val="样式 TableBody + 首行缩进:  0.85 厘米"/>
    <w:basedOn w:val="TableBody"/>
    <w:rsid w:val="00FE6E94"/>
    <w:rPr>
      <w:rFonts w:cs="宋体"/>
      <w:szCs w:val="20"/>
    </w:rPr>
  </w:style>
  <w:style w:type="paragraph" w:customStyle="1" w:styleId="FigureCaption">
    <w:name w:val="FigureCaption"/>
    <w:next w:val="a"/>
    <w:qFormat/>
    <w:rsid w:val="00DF528A"/>
    <w:pPr>
      <w:jc w:val="center"/>
    </w:pPr>
    <w:rPr>
      <w:rFonts w:ascii="等线" w:eastAsia="黑体" w:hAnsi="等线" w:cstheme="majorBidi"/>
      <w:b/>
      <w:bCs/>
      <w:sz w:val="21"/>
      <w:szCs w:val="32"/>
      <w:lang w:val="de-DE" w:eastAsia="ja-JP"/>
    </w:r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omments" Target="comments.xml"/><Relationship Id="rId26" Type="http://schemas.openxmlformats.org/officeDocument/2006/relationships/hyperlink" Target="https://doi.org/10.34133/2021/3471608" TargetMode="External"/><Relationship Id="rId39" Type="http://schemas.openxmlformats.org/officeDocument/2006/relationships/hyperlink" Target="https://doi.org/10.1145/1795194.1795219" TargetMode="External"/><Relationship Id="rId21" Type="http://schemas.openxmlformats.org/officeDocument/2006/relationships/image" Target="media/image12.png"/><Relationship Id="rId34" Type="http://schemas.openxmlformats.org/officeDocument/2006/relationships/hyperlink" Target="https://doi.org/10.1109/RTSS.2013.20" TargetMode="External"/><Relationship Id="rId42" Type="http://schemas.openxmlformats.org/officeDocument/2006/relationships/hyperlink" Target="https://doi.org/10.1109/ICCPS.2014.6843711" TargetMode="External"/><Relationship Id="rId47" Type="http://schemas.openxmlformats.org/officeDocument/2006/relationships/header" Target="header3.xml"/><Relationship Id="rId50"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16/j.rser.2019.05.042" TargetMode="External"/><Relationship Id="rId11" Type="http://schemas.openxmlformats.org/officeDocument/2006/relationships/image" Target="media/image5.png"/><Relationship Id="rId24" Type="http://schemas.openxmlformats.org/officeDocument/2006/relationships/hyperlink" Target="https://doi.org/10.1016/j.rser.2018.03.047" TargetMode="External"/><Relationship Id="rId32" Type="http://schemas.openxmlformats.org/officeDocument/2006/relationships/hyperlink" Target="https://doi.org/10.1109/MIE.2020.3002486" TargetMode="External"/><Relationship Id="rId37" Type="http://schemas.openxmlformats.org/officeDocument/2006/relationships/hyperlink" Target="https://doi.org/10.1109/GLOCOM.2007.201" TargetMode="External"/><Relationship Id="rId40" Type="http://schemas.openxmlformats.org/officeDocument/2006/relationships/hyperlink" Target="https://doi.org/10.1109/ICCAD.2011.6105395"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est.2021.102252" TargetMode="External"/><Relationship Id="rId28" Type="http://schemas.openxmlformats.org/officeDocument/2006/relationships/hyperlink" Target="https://doi.org/10.1016/j.jpowsour.2015.12.079" TargetMode="External"/><Relationship Id="rId36" Type="http://schemas.openxmlformats.org/officeDocument/2006/relationships/hyperlink" Target="https://doi.org/10.1016/j.rser.2014.01.048" TargetMode="External"/><Relationship Id="rId49" Type="http://schemas.openxmlformats.org/officeDocument/2006/relationships/fontTable" Target="fontTable.xml"/><Relationship Id="rId10" Type="http://schemas.openxmlformats.org/officeDocument/2006/relationships/image" Target="media/image4.png"/><Relationship Id="rId19" Type="http://schemas.microsoft.com/office/2011/relationships/commentsExtended" Target="commentsExtended.xml"/><Relationship Id="rId31" Type="http://schemas.openxmlformats.org/officeDocument/2006/relationships/hyperlink" Target="https://doi.org/10.34133/2021/9820546"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doi.org/10.1109/ESPC.2019.8932009" TargetMode="External"/><Relationship Id="rId30" Type="http://schemas.openxmlformats.org/officeDocument/2006/relationships/hyperlink" Target="https://doi.org/10.1149/2.F05122if" TargetMode="External"/><Relationship Id="rId35" Type="http://schemas.openxmlformats.org/officeDocument/2006/relationships/hyperlink" Target="https://doi.org/10.1109/TVT.2011.2132812"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pecs.2015.01.002" TargetMode="External"/><Relationship Id="rId33" Type="http://schemas.openxmlformats.org/officeDocument/2006/relationships/hyperlink" Target="https://doi.org/10.1109/ICCDCS.2008.4542628" TargetMode="External"/><Relationship Id="rId38" Type="http://schemas.openxmlformats.org/officeDocument/2006/relationships/hyperlink" Target="https://doi.org/10.1016/j.jpowsour.2007.11.053" TargetMode="External"/><Relationship Id="rId46" Type="http://schemas.openxmlformats.org/officeDocument/2006/relationships/footer" Target="footer2.xml"/><Relationship Id="rId20" Type="http://schemas.microsoft.com/office/2016/09/relationships/commentsIds" Target="commentsIds.xml"/><Relationship Id="rId41" Type="http://schemas.openxmlformats.org/officeDocument/2006/relationships/hyperlink" Target="https://doi.org/10.1109/APEC.2012.6166137"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19</Pages>
  <Words>5573</Words>
  <Characters>31768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Maximum Allowable Current Determination of Arbitrary Reconfigurable Battery Systems By Using a Directed Graph Model Combined with Greedy Algorithm</dc:title>
  <dc:creator>3057761608</dc:creator>
  <cp:keywords/>
  <cp:lastModifiedBy>Phia</cp:lastModifiedBy>
  <cp:revision>15</cp:revision>
  <dcterms:created xsi:type="dcterms:W3CDTF">2023-06-27T10:59:00Z</dcterms:created>
  <dcterms:modified xsi:type="dcterms:W3CDTF">2023-06-27T15:43:00Z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(RBSs) present a promising alternative to traditional battery systems due to their flexible and dynamically changeable topological structure subjected to battery charging and discharging strategies. During the operation of t</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eference-section-title">
    <vt:lpwstr>Reference</vt:lpwstr>
  </property>
  <property fmtid="{D5CDD505-2E9C-101B-9397-08002B2CF9AE}" pid="54" name="secHeaderDelim">
    <vt:lpwstr> </vt:lpwstr>
  </property>
  <property fmtid="{D5CDD505-2E9C-101B-9397-08002B2CF9AE}" pid="55" name="secHeaderTemplate">
    <vt:lpwstr>isecHeaderDelim[n]t</vt:lpwstr>
  </property>
  <property fmtid="{D5CDD505-2E9C-101B-9397-08002B2CF9AE}" pid="56" name="secLabels">
    <vt:lpwstr>arabic</vt:lpwstr>
  </property>
  <property fmtid="{D5CDD505-2E9C-101B-9397-08002B2CF9AE}" pid="57" name="secPrefix">
    <vt:lpwstr/>
  </property>
  <property fmtid="{D5CDD505-2E9C-101B-9397-08002B2CF9AE}" pid="58" name="secPrefixTemplate">
    <vt:lpwstr>p i</vt:lpwstr>
  </property>
  <property fmtid="{D5CDD505-2E9C-101B-9397-08002B2CF9AE}" pid="59" name="sectionsDepth">
    <vt:lpwstr>0</vt:lpwstr>
  </property>
  <property fmtid="{D5CDD505-2E9C-101B-9397-08002B2CF9AE}" pid="60" name="subfigGrid">
    <vt:lpwstr>False</vt:lpwstr>
  </property>
  <property fmtid="{D5CDD505-2E9C-101B-9397-08002B2CF9AE}" pid="61" name="subfigLabels">
    <vt:lpwstr>alpha a</vt:lpwstr>
  </property>
  <property fmtid="{D5CDD505-2E9C-101B-9397-08002B2CF9AE}" pid="62" name="subfigureChildTemplate">
    <vt:lpwstr>i</vt:lpwstr>
  </property>
  <property fmtid="{D5CDD505-2E9C-101B-9397-08002B2CF9AE}" pid="63" name="subfigureRefIndexTemplate">
    <vt:lpwstr>isuf (s)</vt:lpwstr>
  </property>
  <property fmtid="{D5CDD505-2E9C-101B-9397-08002B2CF9AE}" pid="64" name="subfigureTemplate">
    <vt:lpwstr>figureTitle ititleDelim t. ccs</vt:lpwstr>
  </property>
  <property fmtid="{D5CDD505-2E9C-101B-9397-08002B2CF9AE}" pid="65" name="tableEqns">
    <vt:lpwstr>True</vt:lpwstr>
  </property>
  <property fmtid="{D5CDD505-2E9C-101B-9397-08002B2CF9AE}" pid="66" name="tableTemplate">
    <vt:lpwstr>tableTitle ititleDelim t</vt:lpwstr>
  </property>
  <property fmtid="{D5CDD505-2E9C-101B-9397-08002B2CF9AE}" pid="67" name="tableTitle">
    <vt:lpwstr>Table</vt:lpwstr>
  </property>
  <property fmtid="{D5CDD505-2E9C-101B-9397-08002B2CF9AE}" pid="68" name="tblLabels">
    <vt:lpwstr>arabic</vt:lpwstr>
  </property>
  <property fmtid="{D5CDD505-2E9C-101B-9397-08002B2CF9AE}" pid="69" name="tblPrefix">
    <vt:lpwstr/>
  </property>
  <property fmtid="{D5CDD505-2E9C-101B-9397-08002B2CF9AE}" pid="70" name="tblPrefixTemplate">
    <vt:lpwstr>p i</vt:lpwstr>
  </property>
  <property fmtid="{D5CDD505-2E9C-101B-9397-08002B2CF9AE}" pid="71" name="titleDelim">
    <vt:lpwstr>:</vt:lpwstr>
  </property>
</Properties>
</file>